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4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11482"/>
      </w:tblGrid>
      <w:tr w:rsidR="008973DA" w:rsidRPr="00C15A00" w14:paraId="3EB3CA6F" w14:textId="77777777" w:rsidTr="001C7C83">
        <w:trPr>
          <w:trHeight w:val="340"/>
        </w:trPr>
        <w:tc>
          <w:tcPr>
            <w:tcW w:w="3397" w:type="dxa"/>
            <w:shd w:val="clear" w:color="auto" w:fill="8DB3E2" w:themeFill="text2" w:themeFillTint="66"/>
            <w:vAlign w:val="center"/>
          </w:tcPr>
          <w:p w14:paraId="66665170" w14:textId="77777777" w:rsidR="008973DA" w:rsidRPr="00C15A00" w:rsidRDefault="008973DA" w:rsidP="00C15A00">
            <w:pPr>
              <w:snapToGrid w:val="0"/>
              <w:spacing w:after="120" w:line="240" w:lineRule="auto"/>
              <w:rPr>
                <w:lang w:val="es-ES_tradnl"/>
              </w:rPr>
            </w:pPr>
            <w:r w:rsidRPr="00C15A00">
              <w:rPr>
                <w:lang w:val="es-ES_tradnl"/>
              </w:rPr>
              <w:t>PROGRAMA DE FORMACIÓN</w:t>
            </w:r>
          </w:p>
        </w:tc>
        <w:tc>
          <w:tcPr>
            <w:tcW w:w="11482" w:type="dxa"/>
            <w:vAlign w:val="center"/>
          </w:tcPr>
          <w:p w14:paraId="7E4F2E65" w14:textId="507529A0" w:rsidR="008973DA" w:rsidRPr="00C15A00" w:rsidRDefault="00020459" w:rsidP="00C15A00">
            <w:pPr>
              <w:snapToGrid w:val="0"/>
              <w:spacing w:after="120" w:line="240" w:lineRule="auto"/>
              <w:rPr>
                <w:color w:val="000000" w:themeColor="text1"/>
                <w:lang w:val="es-ES_tradnl"/>
              </w:rPr>
            </w:pPr>
            <w:r w:rsidRPr="00C15A00">
              <w:rPr>
                <w:color w:val="000000" w:themeColor="text1"/>
                <w:lang w:val="es-ES_tradnl"/>
              </w:rPr>
              <w:t>Tecnólogo en implementación y gestión de bases de datos</w:t>
            </w:r>
          </w:p>
        </w:tc>
      </w:tr>
    </w:tbl>
    <w:p w14:paraId="1269D3FA" w14:textId="77777777" w:rsidR="008973DA" w:rsidRPr="00C15A00" w:rsidRDefault="008973DA" w:rsidP="00C15A00">
      <w:pPr>
        <w:snapToGrid w:val="0"/>
        <w:spacing w:after="120" w:line="240" w:lineRule="auto"/>
        <w:rPr>
          <w:lang w:val="es-ES_tradnl"/>
        </w:rPr>
      </w:pPr>
    </w:p>
    <w:tbl>
      <w:tblPr>
        <w:tblW w:w="14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8080"/>
      </w:tblGrid>
      <w:tr w:rsidR="008973DA" w:rsidRPr="00C15A00" w14:paraId="5E789AB2" w14:textId="77777777" w:rsidTr="001C7C83">
        <w:trPr>
          <w:trHeight w:val="340"/>
        </w:trPr>
        <w:tc>
          <w:tcPr>
            <w:tcW w:w="1838" w:type="dxa"/>
            <w:shd w:val="clear" w:color="auto" w:fill="8DB3E2" w:themeFill="text2" w:themeFillTint="66"/>
            <w:vAlign w:val="center"/>
          </w:tcPr>
          <w:p w14:paraId="00F5D486" w14:textId="77777777" w:rsidR="008973DA" w:rsidRPr="00C15A00" w:rsidRDefault="008973DA" w:rsidP="00C15A00">
            <w:pPr>
              <w:snapToGrid w:val="0"/>
              <w:spacing w:after="120" w:line="240" w:lineRule="auto"/>
              <w:rPr>
                <w:lang w:val="es-ES_tradnl"/>
              </w:rPr>
            </w:pPr>
            <w:r w:rsidRPr="00C15A00">
              <w:rPr>
                <w:lang w:val="es-ES_tradnl"/>
              </w:rPr>
              <w:t>COMPETENCIA</w:t>
            </w:r>
          </w:p>
        </w:tc>
        <w:tc>
          <w:tcPr>
            <w:tcW w:w="2835" w:type="dxa"/>
            <w:vAlign w:val="center"/>
          </w:tcPr>
          <w:p w14:paraId="71E6BCB8" w14:textId="186838BE" w:rsidR="008973DA" w:rsidRPr="00C15A00" w:rsidRDefault="006343E8" w:rsidP="00C15A00">
            <w:pPr>
              <w:snapToGrid w:val="0"/>
              <w:spacing w:after="120" w:line="240" w:lineRule="auto"/>
              <w:rPr>
                <w:u w:val="single"/>
                <w:lang w:val="es-ES_tradnl"/>
              </w:rPr>
            </w:pPr>
            <w:r w:rsidRPr="00C15A00">
              <w:rPr>
                <w:color w:val="000000" w:themeColor="text1"/>
                <w:lang w:val="es-ES_tradnl"/>
              </w:rPr>
              <w:t xml:space="preserve">220501106 - </w:t>
            </w:r>
            <w:r w:rsidR="00020459" w:rsidRPr="00C15A00">
              <w:rPr>
                <w:color w:val="000000" w:themeColor="text1"/>
                <w:lang w:val="es-ES_tradnl"/>
              </w:rPr>
              <w:t xml:space="preserve">Configurar dispositivos de cómputo de acuerdo con </w:t>
            </w:r>
            <w:r w:rsidR="00AF10F0" w:rsidRPr="00C15A00">
              <w:rPr>
                <w:color w:val="000000" w:themeColor="text1"/>
                <w:lang w:val="es-ES_tradnl"/>
              </w:rPr>
              <w:t xml:space="preserve">las </w:t>
            </w:r>
            <w:r w:rsidR="00020459" w:rsidRPr="00C15A00">
              <w:rPr>
                <w:color w:val="000000" w:themeColor="text1"/>
                <w:lang w:val="es-ES_tradnl"/>
              </w:rPr>
              <w:t>especificaciones del diseño y</w:t>
            </w:r>
            <w:r w:rsidR="00822C23" w:rsidRPr="00C15A00">
              <w:rPr>
                <w:color w:val="000000" w:themeColor="text1"/>
                <w:lang w:val="es-ES_tradnl"/>
              </w:rPr>
              <w:t xml:space="preserve"> los</w:t>
            </w:r>
            <w:r w:rsidR="00020459" w:rsidRPr="00C15A00">
              <w:rPr>
                <w:color w:val="000000" w:themeColor="text1"/>
                <w:lang w:val="es-ES_tradnl"/>
              </w:rPr>
              <w:t xml:space="preserve"> protocolos técnicos.</w:t>
            </w:r>
          </w:p>
        </w:tc>
        <w:tc>
          <w:tcPr>
            <w:tcW w:w="2126" w:type="dxa"/>
            <w:shd w:val="clear" w:color="auto" w:fill="8DB3E2" w:themeFill="text2" w:themeFillTint="66"/>
            <w:vAlign w:val="center"/>
          </w:tcPr>
          <w:p w14:paraId="3BE2C6D9" w14:textId="77777777" w:rsidR="008973DA" w:rsidRPr="00C15A00" w:rsidRDefault="008973DA" w:rsidP="00C15A00">
            <w:pPr>
              <w:snapToGrid w:val="0"/>
              <w:spacing w:after="120" w:line="240" w:lineRule="auto"/>
              <w:rPr>
                <w:lang w:val="es-ES_tradnl"/>
              </w:rPr>
            </w:pPr>
            <w:r w:rsidRPr="00C15A00">
              <w:rPr>
                <w:lang w:val="es-ES_tradnl"/>
              </w:rPr>
              <w:t>RESULTADOS DE APRENDIZAJE</w:t>
            </w:r>
          </w:p>
        </w:tc>
        <w:tc>
          <w:tcPr>
            <w:tcW w:w="8080" w:type="dxa"/>
            <w:vAlign w:val="center"/>
          </w:tcPr>
          <w:p w14:paraId="05F33659" w14:textId="40EBCD22" w:rsidR="00B67243" w:rsidRPr="00C15A00" w:rsidRDefault="00020459" w:rsidP="00C15A00">
            <w:pPr>
              <w:snapToGrid w:val="0"/>
              <w:spacing w:after="120" w:line="240" w:lineRule="auto"/>
              <w:ind w:left="66"/>
              <w:rPr>
                <w:color w:val="000000" w:themeColor="text1"/>
                <w:lang w:val="es-ES_tradnl"/>
              </w:rPr>
            </w:pPr>
            <w:r w:rsidRPr="00C15A00">
              <w:rPr>
                <w:color w:val="000000" w:themeColor="text1"/>
                <w:lang w:val="es-ES_tradnl"/>
              </w:rPr>
              <w:t xml:space="preserve">220501106 </w:t>
            </w:r>
            <w:r w:rsidR="006343E8" w:rsidRPr="00C15A00">
              <w:rPr>
                <w:color w:val="000000" w:themeColor="text1"/>
                <w:lang w:val="es-ES_tradnl"/>
              </w:rPr>
              <w:t>–</w:t>
            </w:r>
            <w:r w:rsidRPr="00C15A00">
              <w:rPr>
                <w:color w:val="000000" w:themeColor="text1"/>
                <w:lang w:val="es-ES_tradnl"/>
              </w:rPr>
              <w:t xml:space="preserve"> 01</w:t>
            </w:r>
            <w:r w:rsidR="006343E8" w:rsidRPr="00C15A00">
              <w:rPr>
                <w:color w:val="000000" w:themeColor="text1"/>
                <w:lang w:val="es-ES_tradnl"/>
              </w:rPr>
              <w:t xml:space="preserve"> - </w:t>
            </w:r>
            <w:r w:rsidRPr="00C15A00">
              <w:rPr>
                <w:color w:val="000000" w:themeColor="text1"/>
                <w:lang w:val="es-ES_tradnl"/>
              </w:rPr>
              <w:t xml:space="preserve">Planear actividades de configuración del </w:t>
            </w:r>
            <w:r w:rsidRPr="00C15A00">
              <w:rPr>
                <w:i/>
                <w:iCs/>
                <w:color w:val="000000" w:themeColor="text1"/>
                <w:lang w:val="es-ES_tradnl"/>
              </w:rPr>
              <w:t>hardware</w:t>
            </w:r>
            <w:r w:rsidRPr="00C15A00">
              <w:rPr>
                <w:color w:val="000000" w:themeColor="text1"/>
                <w:lang w:val="es-ES_tradnl"/>
              </w:rPr>
              <w:t xml:space="preserve"> y </w:t>
            </w:r>
            <w:r w:rsidRPr="00C15A00">
              <w:rPr>
                <w:i/>
                <w:iCs/>
                <w:color w:val="000000" w:themeColor="text1"/>
                <w:lang w:val="es-ES_tradnl"/>
              </w:rPr>
              <w:t>software</w:t>
            </w:r>
            <w:r w:rsidRPr="00C15A00">
              <w:rPr>
                <w:color w:val="000000" w:themeColor="text1"/>
                <w:lang w:val="es-ES_tradnl"/>
              </w:rPr>
              <w:t xml:space="preserve"> necesarios para la implementación y despliegue de servidores y servicios de acuerdo con los requisitos del proyecto.</w:t>
            </w:r>
          </w:p>
        </w:tc>
      </w:tr>
    </w:tbl>
    <w:p w14:paraId="53D37881" w14:textId="77777777" w:rsidR="008973DA" w:rsidRPr="00C15A00" w:rsidRDefault="008973DA" w:rsidP="00C15A00">
      <w:pPr>
        <w:snapToGrid w:val="0"/>
        <w:spacing w:after="120" w:line="240" w:lineRule="auto"/>
        <w:rPr>
          <w:lang w:val="es-ES_tradnl"/>
        </w:rPr>
      </w:pPr>
    </w:p>
    <w:p w14:paraId="72C2BE88" w14:textId="77777777" w:rsidR="008973DA" w:rsidRPr="00C15A00" w:rsidRDefault="008973DA" w:rsidP="00C15A00">
      <w:pPr>
        <w:snapToGrid w:val="0"/>
        <w:spacing w:after="120" w:line="240" w:lineRule="auto"/>
        <w:rPr>
          <w:lang w:val="es-ES_tradnl"/>
        </w:rPr>
      </w:pPr>
    </w:p>
    <w:tbl>
      <w:tblPr>
        <w:tblW w:w="14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11482"/>
      </w:tblGrid>
      <w:tr w:rsidR="008973DA" w:rsidRPr="00C15A00" w14:paraId="0E1876E3" w14:textId="77777777" w:rsidTr="001C7C83">
        <w:trPr>
          <w:trHeight w:val="340"/>
        </w:trPr>
        <w:tc>
          <w:tcPr>
            <w:tcW w:w="3397" w:type="dxa"/>
            <w:shd w:val="clear" w:color="auto" w:fill="8DB3E2" w:themeFill="text2" w:themeFillTint="66"/>
            <w:vAlign w:val="center"/>
          </w:tcPr>
          <w:p w14:paraId="34146729" w14:textId="77777777" w:rsidR="008973DA" w:rsidRPr="00C15A00" w:rsidRDefault="008973DA" w:rsidP="00C15A00">
            <w:pPr>
              <w:snapToGrid w:val="0"/>
              <w:spacing w:after="120" w:line="240" w:lineRule="auto"/>
              <w:rPr>
                <w:lang w:val="es-ES_tradnl"/>
              </w:rPr>
            </w:pPr>
            <w:r w:rsidRPr="00C15A00">
              <w:rPr>
                <w:lang w:val="es-ES_tradnl"/>
              </w:rPr>
              <w:t>NÚMERO DEL COMPONENTE FORMATIVO</w:t>
            </w:r>
          </w:p>
        </w:tc>
        <w:tc>
          <w:tcPr>
            <w:tcW w:w="11482" w:type="dxa"/>
            <w:vAlign w:val="center"/>
          </w:tcPr>
          <w:p w14:paraId="0DC65E33" w14:textId="0AFEDA18" w:rsidR="008973DA" w:rsidRPr="00C15A00" w:rsidRDefault="00020459" w:rsidP="00C15A00">
            <w:pPr>
              <w:snapToGrid w:val="0"/>
              <w:spacing w:after="120" w:line="240" w:lineRule="auto"/>
              <w:rPr>
                <w:color w:val="000000" w:themeColor="text1"/>
                <w:lang w:val="es-ES_tradnl"/>
              </w:rPr>
            </w:pPr>
            <w:r w:rsidRPr="00C15A00">
              <w:rPr>
                <w:color w:val="000000" w:themeColor="text1"/>
                <w:lang w:val="es-ES_tradnl"/>
              </w:rPr>
              <w:t>CF8</w:t>
            </w:r>
          </w:p>
        </w:tc>
      </w:tr>
      <w:tr w:rsidR="008973DA" w:rsidRPr="00C15A00" w14:paraId="6C99B65B" w14:textId="77777777" w:rsidTr="001C7C83">
        <w:trPr>
          <w:trHeight w:val="340"/>
        </w:trPr>
        <w:tc>
          <w:tcPr>
            <w:tcW w:w="3397" w:type="dxa"/>
            <w:shd w:val="clear" w:color="auto" w:fill="8DB3E2" w:themeFill="text2" w:themeFillTint="66"/>
            <w:vAlign w:val="center"/>
          </w:tcPr>
          <w:p w14:paraId="5B95AA52" w14:textId="77777777" w:rsidR="008973DA" w:rsidRPr="00C15A00" w:rsidRDefault="008973DA" w:rsidP="00C15A00">
            <w:pPr>
              <w:snapToGrid w:val="0"/>
              <w:spacing w:after="120" w:line="240" w:lineRule="auto"/>
              <w:rPr>
                <w:lang w:val="es-ES_tradnl"/>
              </w:rPr>
            </w:pPr>
            <w:r w:rsidRPr="00C15A00">
              <w:rPr>
                <w:lang w:val="es-ES_tradnl"/>
              </w:rPr>
              <w:t>NOMBRE DEL COMPONENTE FORMATIVO</w:t>
            </w:r>
          </w:p>
        </w:tc>
        <w:tc>
          <w:tcPr>
            <w:tcW w:w="11482" w:type="dxa"/>
            <w:vAlign w:val="center"/>
          </w:tcPr>
          <w:p w14:paraId="17B3ED0C" w14:textId="17DA640E" w:rsidR="008973DA" w:rsidRPr="00C15A00" w:rsidRDefault="00020459" w:rsidP="00C15A00">
            <w:pPr>
              <w:snapToGrid w:val="0"/>
              <w:spacing w:after="120" w:line="240" w:lineRule="auto"/>
              <w:rPr>
                <w:color w:val="000000" w:themeColor="text1"/>
                <w:lang w:val="es-ES_tradnl"/>
              </w:rPr>
            </w:pPr>
            <w:r w:rsidRPr="00C15A00">
              <w:rPr>
                <w:color w:val="000000" w:themeColor="text1"/>
                <w:lang w:val="es-ES_tradnl"/>
              </w:rPr>
              <w:t>Conceptos básicos de sistemas operativos</w:t>
            </w:r>
          </w:p>
        </w:tc>
      </w:tr>
      <w:tr w:rsidR="008973DA" w:rsidRPr="00C15A00" w14:paraId="0869D7AC" w14:textId="77777777" w:rsidTr="001C7C83">
        <w:trPr>
          <w:trHeight w:val="340"/>
        </w:trPr>
        <w:tc>
          <w:tcPr>
            <w:tcW w:w="3397" w:type="dxa"/>
            <w:shd w:val="clear" w:color="auto" w:fill="8DB3E2" w:themeFill="text2" w:themeFillTint="66"/>
            <w:vAlign w:val="center"/>
          </w:tcPr>
          <w:p w14:paraId="5FF5A875" w14:textId="77777777" w:rsidR="008973DA" w:rsidRPr="00C15A00" w:rsidRDefault="008973DA" w:rsidP="00C15A00">
            <w:pPr>
              <w:snapToGrid w:val="0"/>
              <w:spacing w:after="120" w:line="240" w:lineRule="auto"/>
              <w:rPr>
                <w:lang w:val="es-ES_tradnl"/>
              </w:rPr>
            </w:pPr>
            <w:r w:rsidRPr="00C15A00">
              <w:rPr>
                <w:lang w:val="es-ES_tradnl"/>
              </w:rPr>
              <w:t>BREVE DESCRIPCIÓN</w:t>
            </w:r>
          </w:p>
        </w:tc>
        <w:tc>
          <w:tcPr>
            <w:tcW w:w="11482" w:type="dxa"/>
            <w:vAlign w:val="center"/>
          </w:tcPr>
          <w:p w14:paraId="6E4C83D1" w14:textId="2FCD67C0" w:rsidR="008973DA" w:rsidRPr="00C15A00" w:rsidRDefault="006E1325" w:rsidP="00C15A00">
            <w:pPr>
              <w:snapToGrid w:val="0"/>
              <w:spacing w:after="120" w:line="240" w:lineRule="auto"/>
              <w:rPr>
                <w:lang w:val="es-ES_tradnl"/>
              </w:rPr>
            </w:pPr>
            <w:r w:rsidRPr="00C15A00">
              <w:rPr>
                <w:lang w:val="es-ES_tradnl"/>
              </w:rPr>
              <w:t xml:space="preserve">Es importante hoy en día conocer </w:t>
            </w:r>
            <w:r w:rsidR="006343E8" w:rsidRPr="00C15A00">
              <w:rPr>
                <w:lang w:val="es-ES_tradnl"/>
              </w:rPr>
              <w:t>cómo</w:t>
            </w:r>
            <w:r w:rsidRPr="00C15A00">
              <w:rPr>
                <w:lang w:val="es-ES_tradnl"/>
              </w:rPr>
              <w:t xml:space="preserve"> se puede</w:t>
            </w:r>
            <w:r w:rsidR="00692B69" w:rsidRPr="00C15A00">
              <w:rPr>
                <w:lang w:val="es-ES_tradnl"/>
              </w:rPr>
              <w:t>n</w:t>
            </w:r>
            <w:r w:rsidRPr="00C15A00">
              <w:rPr>
                <w:lang w:val="es-ES_tradnl"/>
              </w:rPr>
              <w:t xml:space="preserve"> generar escenarios de seguridad, acceso remoto, sitios </w:t>
            </w:r>
            <w:r w:rsidRPr="00C15A00">
              <w:rPr>
                <w:i/>
                <w:iCs/>
                <w:lang w:val="es-ES_tradnl"/>
              </w:rPr>
              <w:t>web</w:t>
            </w:r>
            <w:r w:rsidRPr="00C15A00">
              <w:rPr>
                <w:lang w:val="es-ES_tradnl"/>
              </w:rPr>
              <w:t xml:space="preserve"> e </w:t>
            </w:r>
            <w:r w:rsidR="000D03C2" w:rsidRPr="00C15A00">
              <w:rPr>
                <w:lang w:val="es-ES_tradnl"/>
              </w:rPr>
              <w:t>integración</w:t>
            </w:r>
            <w:r w:rsidRPr="00C15A00">
              <w:rPr>
                <w:lang w:val="es-ES_tradnl"/>
              </w:rPr>
              <w:t xml:space="preserve"> </w:t>
            </w:r>
            <w:r w:rsidR="000D03C2" w:rsidRPr="00C15A00">
              <w:rPr>
                <w:lang w:val="es-ES_tradnl"/>
              </w:rPr>
              <w:t>de las organizacion</w:t>
            </w:r>
            <w:r w:rsidR="006343E8" w:rsidRPr="00C15A00">
              <w:rPr>
                <w:lang w:val="es-ES_tradnl"/>
              </w:rPr>
              <w:t>es con los servicios de la nube;</w:t>
            </w:r>
            <w:r w:rsidR="00692B69" w:rsidRPr="00C15A00">
              <w:rPr>
                <w:lang w:val="es-ES_tradnl"/>
              </w:rPr>
              <w:t xml:space="preserve"> esto se logra</w:t>
            </w:r>
            <w:r w:rsidR="000D03C2" w:rsidRPr="00C15A00">
              <w:rPr>
                <w:lang w:val="es-ES_tradnl"/>
              </w:rPr>
              <w:t xml:space="preserve"> </w:t>
            </w:r>
            <w:r w:rsidR="006343E8" w:rsidRPr="00C15A00">
              <w:rPr>
                <w:lang w:val="es-ES_tradnl"/>
              </w:rPr>
              <w:t>habilitando</w:t>
            </w:r>
            <w:r w:rsidR="000D03C2" w:rsidRPr="00C15A00">
              <w:rPr>
                <w:lang w:val="es-ES_tradnl"/>
              </w:rPr>
              <w:t xml:space="preserve"> servicios en un servidor que </w:t>
            </w:r>
            <w:r w:rsidR="006343E8" w:rsidRPr="00C15A00">
              <w:rPr>
                <w:lang w:val="es-ES_tradnl"/>
              </w:rPr>
              <w:t>permita</w:t>
            </w:r>
            <w:r w:rsidR="000D03C2" w:rsidRPr="00C15A00">
              <w:rPr>
                <w:lang w:val="es-ES_tradnl"/>
              </w:rPr>
              <w:t xml:space="preserve"> la creación y ges</w:t>
            </w:r>
            <w:r w:rsidR="006343E8" w:rsidRPr="00C15A00">
              <w:rPr>
                <w:lang w:val="es-ES_tradnl"/>
              </w:rPr>
              <w:t>tión de procesos que determi</w:t>
            </w:r>
            <w:r w:rsidR="00B01499" w:rsidRPr="00C15A00">
              <w:rPr>
                <w:lang w:val="es-ES_tradnl"/>
              </w:rPr>
              <w:t>nen</w:t>
            </w:r>
            <w:r w:rsidR="000D03C2" w:rsidRPr="00C15A00">
              <w:rPr>
                <w:lang w:val="es-ES_tradnl"/>
              </w:rPr>
              <w:t xml:space="preserve"> tareas fundamentales</w:t>
            </w:r>
            <w:r w:rsidR="0091230A" w:rsidRPr="00C15A00">
              <w:rPr>
                <w:lang w:val="es-ES_tradnl"/>
              </w:rPr>
              <w:t xml:space="preserve"> como</w:t>
            </w:r>
            <w:r w:rsidR="000D03C2" w:rsidRPr="00C15A00">
              <w:rPr>
                <w:lang w:val="es-ES_tradnl"/>
              </w:rPr>
              <w:t xml:space="preserve">: envíos de correos, seguridad de la información, almacenamiento de </w:t>
            </w:r>
            <w:r w:rsidR="000D03C2" w:rsidRPr="00C15A00">
              <w:rPr>
                <w:i/>
                <w:lang w:val="es-ES_tradnl"/>
              </w:rPr>
              <w:t>software</w:t>
            </w:r>
            <w:r w:rsidR="000D03C2" w:rsidRPr="00C15A00">
              <w:rPr>
                <w:lang w:val="es-ES_tradnl"/>
              </w:rPr>
              <w:t xml:space="preserve"> y demás componentes que hacen parte del sistema operativo.</w:t>
            </w:r>
          </w:p>
        </w:tc>
      </w:tr>
      <w:tr w:rsidR="008973DA" w:rsidRPr="00C15A00" w14:paraId="4CAB65C8" w14:textId="77777777" w:rsidTr="001C7C83">
        <w:trPr>
          <w:trHeight w:val="340"/>
        </w:trPr>
        <w:tc>
          <w:tcPr>
            <w:tcW w:w="3397" w:type="dxa"/>
            <w:shd w:val="clear" w:color="auto" w:fill="8DB3E2" w:themeFill="text2" w:themeFillTint="66"/>
            <w:vAlign w:val="center"/>
          </w:tcPr>
          <w:p w14:paraId="5F83A6F1" w14:textId="77777777" w:rsidR="008973DA" w:rsidRPr="00C15A00" w:rsidRDefault="008973DA" w:rsidP="00C15A00">
            <w:pPr>
              <w:snapToGrid w:val="0"/>
              <w:spacing w:after="120" w:line="240" w:lineRule="auto"/>
              <w:rPr>
                <w:lang w:val="es-ES_tradnl"/>
              </w:rPr>
            </w:pPr>
            <w:r w:rsidRPr="00C15A00">
              <w:rPr>
                <w:lang w:val="es-ES_tradnl"/>
              </w:rPr>
              <w:t>PALABRAS CLAVE</w:t>
            </w:r>
          </w:p>
        </w:tc>
        <w:tc>
          <w:tcPr>
            <w:tcW w:w="11482" w:type="dxa"/>
            <w:vAlign w:val="center"/>
          </w:tcPr>
          <w:p w14:paraId="58A85400" w14:textId="2CD59300" w:rsidR="008973DA" w:rsidRPr="00C15A00" w:rsidRDefault="002C1DB0" w:rsidP="00C15A00">
            <w:pPr>
              <w:snapToGrid w:val="0"/>
              <w:spacing w:after="120" w:line="240" w:lineRule="auto"/>
              <w:rPr>
                <w:color w:val="FF0000"/>
                <w:lang w:val="es-ES_tradnl"/>
              </w:rPr>
            </w:pPr>
            <w:r w:rsidRPr="00C15A00">
              <w:rPr>
                <w:lang w:val="es-ES_tradnl"/>
              </w:rPr>
              <w:t xml:space="preserve">Sistemas, operativos, </w:t>
            </w:r>
            <w:r w:rsidRPr="00C15A00">
              <w:rPr>
                <w:i/>
                <w:lang w:val="es-ES_tradnl"/>
              </w:rPr>
              <w:t>hardware</w:t>
            </w:r>
            <w:r w:rsidRPr="00C15A00">
              <w:rPr>
                <w:lang w:val="es-ES_tradnl"/>
              </w:rPr>
              <w:t xml:space="preserve">, </w:t>
            </w:r>
            <w:r w:rsidRPr="00C15A00">
              <w:rPr>
                <w:i/>
                <w:lang w:val="es-ES_tradnl"/>
              </w:rPr>
              <w:t>software</w:t>
            </w:r>
            <w:r w:rsidRPr="00C15A00">
              <w:rPr>
                <w:lang w:val="es-ES_tradnl"/>
              </w:rPr>
              <w:t xml:space="preserve">, </w:t>
            </w:r>
            <w:r w:rsidR="006343E8" w:rsidRPr="00C15A00">
              <w:rPr>
                <w:lang w:val="es-ES_tradnl"/>
              </w:rPr>
              <w:t>aplicaciones</w:t>
            </w:r>
            <w:r w:rsidRPr="00C15A00">
              <w:rPr>
                <w:lang w:val="es-ES_tradnl"/>
              </w:rPr>
              <w:t>.</w:t>
            </w:r>
          </w:p>
        </w:tc>
      </w:tr>
    </w:tbl>
    <w:p w14:paraId="666C8511" w14:textId="77777777" w:rsidR="008973DA" w:rsidRPr="00C15A00" w:rsidRDefault="008973DA" w:rsidP="00C15A00">
      <w:pPr>
        <w:snapToGrid w:val="0"/>
        <w:spacing w:after="120" w:line="240" w:lineRule="auto"/>
        <w:rPr>
          <w:lang w:val="es-ES_tradnl"/>
        </w:rPr>
      </w:pPr>
    </w:p>
    <w:tbl>
      <w:tblPr>
        <w:tblW w:w="14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11482"/>
      </w:tblGrid>
      <w:tr w:rsidR="008973DA" w:rsidRPr="00C15A00" w14:paraId="237B1901" w14:textId="77777777" w:rsidTr="001C7C83">
        <w:trPr>
          <w:trHeight w:val="340"/>
        </w:trPr>
        <w:tc>
          <w:tcPr>
            <w:tcW w:w="3397" w:type="dxa"/>
            <w:shd w:val="clear" w:color="auto" w:fill="8DB3E2" w:themeFill="text2" w:themeFillTint="66"/>
            <w:vAlign w:val="center"/>
          </w:tcPr>
          <w:p w14:paraId="6C39CE17" w14:textId="77777777" w:rsidR="008973DA" w:rsidRPr="00C15A00" w:rsidRDefault="008973DA" w:rsidP="00C15A00">
            <w:pPr>
              <w:snapToGrid w:val="0"/>
              <w:spacing w:after="120" w:line="240" w:lineRule="auto"/>
              <w:rPr>
                <w:lang w:val="es-ES_tradnl"/>
              </w:rPr>
            </w:pPr>
            <w:r w:rsidRPr="00C15A00">
              <w:rPr>
                <w:lang w:val="es-ES_tradnl"/>
              </w:rPr>
              <w:t>ÁREA OCUPACIONAL</w:t>
            </w:r>
          </w:p>
        </w:tc>
        <w:tc>
          <w:tcPr>
            <w:tcW w:w="11482" w:type="dxa"/>
            <w:vAlign w:val="center"/>
          </w:tcPr>
          <w:p w14:paraId="0BB46B0A" w14:textId="77DF9DC0" w:rsidR="008973DA" w:rsidRPr="00C15A00" w:rsidRDefault="008973DA" w:rsidP="00C15A00">
            <w:pPr>
              <w:snapToGrid w:val="0"/>
              <w:spacing w:after="120" w:line="240" w:lineRule="auto"/>
              <w:rPr>
                <w:lang w:val="es-ES_tradnl"/>
              </w:rPr>
            </w:pPr>
            <w:r w:rsidRPr="00C15A00">
              <w:rPr>
                <w:lang w:val="es-ES_tradnl"/>
              </w:rPr>
              <w:t xml:space="preserve">2 </w:t>
            </w:r>
            <w:r w:rsidR="007A2E19" w:rsidRPr="00C15A00">
              <w:rPr>
                <w:lang w:val="es-ES_tradnl"/>
              </w:rPr>
              <w:t>–</w:t>
            </w:r>
            <w:r w:rsidR="0056753A" w:rsidRPr="00C15A00">
              <w:rPr>
                <w:lang w:val="es-ES_tradnl"/>
              </w:rPr>
              <w:t xml:space="preserve"> Ciencias naturales, aplicadas y relacionadas</w:t>
            </w:r>
          </w:p>
        </w:tc>
      </w:tr>
      <w:tr w:rsidR="008973DA" w:rsidRPr="00C15A00" w14:paraId="1A3B48CE" w14:textId="77777777" w:rsidTr="001C7C83">
        <w:trPr>
          <w:trHeight w:val="465"/>
        </w:trPr>
        <w:tc>
          <w:tcPr>
            <w:tcW w:w="3397" w:type="dxa"/>
            <w:shd w:val="clear" w:color="auto" w:fill="8DB3E2" w:themeFill="text2" w:themeFillTint="66"/>
            <w:vAlign w:val="center"/>
          </w:tcPr>
          <w:p w14:paraId="447B01F2" w14:textId="77777777" w:rsidR="008973DA" w:rsidRPr="00C15A00" w:rsidRDefault="008973DA" w:rsidP="00C15A00">
            <w:pPr>
              <w:snapToGrid w:val="0"/>
              <w:spacing w:after="120" w:line="240" w:lineRule="auto"/>
              <w:rPr>
                <w:lang w:val="es-ES_tradnl"/>
              </w:rPr>
            </w:pPr>
            <w:r w:rsidRPr="00C15A00">
              <w:rPr>
                <w:lang w:val="es-ES_tradnl"/>
              </w:rPr>
              <w:t>IDIOMA</w:t>
            </w:r>
          </w:p>
        </w:tc>
        <w:tc>
          <w:tcPr>
            <w:tcW w:w="11482" w:type="dxa"/>
            <w:vAlign w:val="center"/>
          </w:tcPr>
          <w:p w14:paraId="3E067ECD" w14:textId="5EEDF9A9" w:rsidR="008973DA" w:rsidRPr="00C15A00" w:rsidRDefault="00AB7A73" w:rsidP="00C15A00">
            <w:pPr>
              <w:snapToGrid w:val="0"/>
              <w:spacing w:after="120" w:line="240" w:lineRule="auto"/>
              <w:rPr>
                <w:lang w:val="es-ES_tradnl"/>
              </w:rPr>
            </w:pPr>
            <w:r w:rsidRPr="00C15A00">
              <w:rPr>
                <w:lang w:val="es-ES_tradnl"/>
              </w:rPr>
              <w:t>Español</w:t>
            </w:r>
          </w:p>
        </w:tc>
      </w:tr>
    </w:tbl>
    <w:p w14:paraId="3ADFF083" w14:textId="77777777" w:rsidR="003A53AC" w:rsidRPr="00C15A00" w:rsidRDefault="003A53AC" w:rsidP="00C15A00">
      <w:pPr>
        <w:pStyle w:val="Ttulo1"/>
        <w:snapToGrid w:val="0"/>
        <w:spacing w:before="0" w:line="240" w:lineRule="auto"/>
        <w:jc w:val="center"/>
        <w:rPr>
          <w:b/>
          <w:bCs/>
          <w:sz w:val="22"/>
          <w:szCs w:val="22"/>
          <w:lang w:val="es-ES_tradnl"/>
        </w:rPr>
      </w:pPr>
    </w:p>
    <w:p w14:paraId="13EDC64E" w14:textId="0F8C97FA" w:rsidR="003A53AC" w:rsidRPr="00C15A00" w:rsidRDefault="003A53AC" w:rsidP="00C15A00">
      <w:pPr>
        <w:pStyle w:val="Ttulo1"/>
        <w:snapToGrid w:val="0"/>
        <w:spacing w:before="0" w:line="240" w:lineRule="auto"/>
        <w:rPr>
          <w:b/>
          <w:bCs/>
          <w:sz w:val="22"/>
          <w:szCs w:val="22"/>
          <w:lang w:val="es-ES_tradnl"/>
        </w:rPr>
      </w:pPr>
    </w:p>
    <w:p w14:paraId="1FAF1C14" w14:textId="1BD4DEF8" w:rsidR="003A53AC" w:rsidRPr="00C15A00" w:rsidRDefault="003A53AC" w:rsidP="00C15A00">
      <w:pPr>
        <w:rPr>
          <w:lang w:val="es-ES_tradnl"/>
        </w:rPr>
      </w:pPr>
    </w:p>
    <w:p w14:paraId="507A904E" w14:textId="77777777" w:rsidR="003A53AC" w:rsidRPr="00C15A00" w:rsidRDefault="003A53AC" w:rsidP="00C15A00">
      <w:pPr>
        <w:rPr>
          <w:lang w:val="es-ES_tradnl"/>
        </w:rPr>
      </w:pPr>
    </w:p>
    <w:p w14:paraId="15C0E87E" w14:textId="7611EFB0" w:rsidR="008973DA" w:rsidRPr="00C15A00" w:rsidRDefault="008973DA" w:rsidP="00C15A00">
      <w:pPr>
        <w:pStyle w:val="Ttulo1"/>
        <w:snapToGrid w:val="0"/>
        <w:spacing w:before="0" w:line="240" w:lineRule="auto"/>
        <w:rPr>
          <w:b/>
          <w:bCs/>
          <w:sz w:val="22"/>
          <w:szCs w:val="22"/>
          <w:lang w:val="es-ES_tradnl"/>
        </w:rPr>
      </w:pPr>
      <w:r w:rsidRPr="00C15A00">
        <w:rPr>
          <w:b/>
          <w:bCs/>
          <w:sz w:val="22"/>
          <w:szCs w:val="22"/>
          <w:lang w:val="es-ES_tradnl"/>
        </w:rPr>
        <w:lastRenderedPageBreak/>
        <w:t>T</w:t>
      </w:r>
      <w:r w:rsidR="00B01499" w:rsidRPr="00C15A00">
        <w:rPr>
          <w:b/>
          <w:bCs/>
          <w:sz w:val="22"/>
          <w:szCs w:val="22"/>
          <w:lang w:val="es-ES_tradnl"/>
        </w:rPr>
        <w:t xml:space="preserve">abla de contenidos </w:t>
      </w:r>
    </w:p>
    <w:p w14:paraId="08671DA4" w14:textId="4F4B6D62" w:rsidR="008973DA" w:rsidRPr="00C15A00" w:rsidRDefault="008973DA" w:rsidP="00C15A00">
      <w:pPr>
        <w:snapToGrid w:val="0"/>
        <w:spacing w:after="120" w:line="240" w:lineRule="auto"/>
        <w:ind w:left="284"/>
        <w:rPr>
          <w:b/>
          <w:lang w:val="es-ES_tradnl"/>
        </w:rPr>
      </w:pPr>
    </w:p>
    <w:p w14:paraId="37735537" w14:textId="77777777" w:rsidR="000C54B9" w:rsidRPr="00C15A00" w:rsidRDefault="000C54B9" w:rsidP="00C15A00">
      <w:pPr>
        <w:snapToGrid w:val="0"/>
        <w:spacing w:after="120" w:line="240" w:lineRule="auto"/>
        <w:rPr>
          <w:b/>
          <w:color w:val="000000"/>
          <w:lang w:val="es-ES_tradnl"/>
        </w:rPr>
      </w:pPr>
      <w:r w:rsidRPr="00C15A00">
        <w:rPr>
          <w:b/>
          <w:color w:val="000000"/>
          <w:lang w:val="es-ES_tradnl"/>
        </w:rPr>
        <w:t>Introducción</w:t>
      </w:r>
    </w:p>
    <w:p w14:paraId="5E98EB8E" w14:textId="10ACECC4" w:rsidR="000C54B9" w:rsidRPr="00C15A00" w:rsidRDefault="000C54B9" w:rsidP="00C15A00">
      <w:pPr>
        <w:snapToGrid w:val="0"/>
        <w:spacing w:after="120" w:line="240" w:lineRule="auto"/>
        <w:rPr>
          <w:b/>
          <w:color w:val="000000"/>
          <w:lang w:val="es-ES_tradnl"/>
        </w:rPr>
      </w:pPr>
      <w:r w:rsidRPr="00C15A00">
        <w:rPr>
          <w:b/>
          <w:color w:val="000000"/>
          <w:lang w:val="es-ES_tradnl"/>
        </w:rPr>
        <w:t>1. Introducción a</w:t>
      </w:r>
      <w:r w:rsidR="00D9703B" w:rsidRPr="00C15A00">
        <w:rPr>
          <w:b/>
          <w:color w:val="000000"/>
          <w:lang w:val="es-ES_tradnl"/>
        </w:rPr>
        <w:t xml:space="preserve"> los sistemas operativos de red</w:t>
      </w:r>
    </w:p>
    <w:p w14:paraId="2B9198DA" w14:textId="77777777" w:rsidR="000C54B9" w:rsidRPr="00C15A00" w:rsidRDefault="000C54B9" w:rsidP="00C15A00">
      <w:pPr>
        <w:snapToGrid w:val="0"/>
        <w:spacing w:after="120" w:line="240" w:lineRule="auto"/>
        <w:ind w:firstLine="720"/>
        <w:rPr>
          <w:color w:val="000000"/>
          <w:lang w:val="es-ES_tradnl"/>
        </w:rPr>
      </w:pPr>
      <w:r w:rsidRPr="00C15A00">
        <w:rPr>
          <w:color w:val="000000"/>
          <w:lang w:val="es-ES_tradnl"/>
        </w:rPr>
        <w:t>1.1. Licenciamientos</w:t>
      </w:r>
    </w:p>
    <w:p w14:paraId="0BA1BD1D" w14:textId="77777777" w:rsidR="000C54B9" w:rsidRPr="00C15A00" w:rsidRDefault="000C54B9" w:rsidP="00C15A00">
      <w:pPr>
        <w:snapToGrid w:val="0"/>
        <w:spacing w:after="120" w:line="240" w:lineRule="auto"/>
        <w:ind w:firstLine="720"/>
        <w:rPr>
          <w:color w:val="000000"/>
          <w:lang w:val="es-ES_tradnl"/>
        </w:rPr>
      </w:pPr>
      <w:r w:rsidRPr="00C15A00">
        <w:rPr>
          <w:color w:val="000000"/>
          <w:lang w:val="es-ES_tradnl"/>
        </w:rPr>
        <w:t xml:space="preserve">1.2. Conceptos básicos de redes y </w:t>
      </w:r>
      <w:proofErr w:type="spellStart"/>
      <w:r w:rsidRPr="00C15A00">
        <w:rPr>
          <w:i/>
          <w:color w:val="000000"/>
          <w:lang w:val="es-ES_tradnl"/>
        </w:rPr>
        <w:t>networking</w:t>
      </w:r>
      <w:proofErr w:type="spellEnd"/>
    </w:p>
    <w:p w14:paraId="56E0B3D0" w14:textId="77777777" w:rsidR="000C54B9" w:rsidRPr="00C15A00" w:rsidRDefault="000C54B9" w:rsidP="00C15A00">
      <w:pPr>
        <w:snapToGrid w:val="0"/>
        <w:spacing w:after="120" w:line="240" w:lineRule="auto"/>
        <w:rPr>
          <w:b/>
          <w:color w:val="000000"/>
          <w:lang w:val="es-ES_tradnl"/>
        </w:rPr>
      </w:pPr>
      <w:r w:rsidRPr="00C15A00">
        <w:rPr>
          <w:b/>
          <w:color w:val="000000"/>
          <w:lang w:val="es-ES_tradnl"/>
        </w:rPr>
        <w:t>2. Instalación</w:t>
      </w:r>
    </w:p>
    <w:p w14:paraId="055F07D6" w14:textId="39F0A063" w:rsidR="000C54B9" w:rsidRPr="00C15A00" w:rsidRDefault="000C54B9" w:rsidP="00C15A00">
      <w:pPr>
        <w:snapToGrid w:val="0"/>
        <w:spacing w:after="120" w:line="240" w:lineRule="auto"/>
        <w:ind w:firstLine="720"/>
        <w:rPr>
          <w:color w:val="000000"/>
          <w:lang w:val="es-ES_tradnl"/>
        </w:rPr>
      </w:pPr>
      <w:r w:rsidRPr="00C15A00">
        <w:rPr>
          <w:color w:val="000000"/>
          <w:lang w:val="es-ES_tradnl"/>
        </w:rPr>
        <w:t xml:space="preserve">2.1. Tipos de instalaciones de </w:t>
      </w:r>
      <w:r w:rsidR="00D9703B" w:rsidRPr="00C15A00">
        <w:rPr>
          <w:color w:val="000000"/>
          <w:lang w:val="es-ES_tradnl"/>
        </w:rPr>
        <w:t>sistemas operativos</w:t>
      </w:r>
    </w:p>
    <w:p w14:paraId="1E81C210" w14:textId="63C95D2C" w:rsidR="00742F88" w:rsidRPr="00C15A00" w:rsidRDefault="000C54B9" w:rsidP="00C15A00">
      <w:pPr>
        <w:snapToGrid w:val="0"/>
        <w:spacing w:after="120" w:line="240" w:lineRule="auto"/>
        <w:ind w:firstLine="720"/>
        <w:rPr>
          <w:lang w:val="es-ES_tradnl"/>
        </w:rPr>
      </w:pPr>
      <w:r w:rsidRPr="00C15A00">
        <w:rPr>
          <w:color w:val="000000"/>
          <w:lang w:val="es-ES_tradnl"/>
        </w:rPr>
        <w:t>2.2. Plan de instalación: dependencias, configura</w:t>
      </w:r>
      <w:r w:rsidR="00D9703B" w:rsidRPr="00C15A00">
        <w:rPr>
          <w:color w:val="000000"/>
          <w:lang w:val="es-ES_tradnl"/>
        </w:rPr>
        <w:t>ción y problemas de instalación</w:t>
      </w:r>
    </w:p>
    <w:p w14:paraId="79745139" w14:textId="075E6EDB" w:rsidR="0066782E" w:rsidRPr="00C15A00" w:rsidRDefault="0066782E" w:rsidP="00C15A00">
      <w:pPr>
        <w:snapToGrid w:val="0"/>
        <w:spacing w:after="120" w:line="240" w:lineRule="auto"/>
        <w:rPr>
          <w:lang w:val="es-ES_tradnl"/>
        </w:rPr>
      </w:pPr>
    </w:p>
    <w:tbl>
      <w:tblPr>
        <w:tblStyle w:val="Tablaconcuadrcula"/>
        <w:tblW w:w="0" w:type="auto"/>
        <w:tblLook w:val="04A0" w:firstRow="1" w:lastRow="0" w:firstColumn="1" w:lastColumn="0" w:noHBand="0" w:noVBand="1"/>
      </w:tblPr>
      <w:tblGrid>
        <w:gridCol w:w="15690"/>
      </w:tblGrid>
      <w:tr w:rsidR="00D9703B" w:rsidRPr="00C15A00" w14:paraId="03D5227C" w14:textId="77777777" w:rsidTr="00F77930">
        <w:trPr>
          <w:trHeight w:val="444"/>
        </w:trPr>
        <w:tc>
          <w:tcPr>
            <w:tcW w:w="15690" w:type="dxa"/>
            <w:shd w:val="clear" w:color="auto" w:fill="8DB3E2" w:themeFill="text2" w:themeFillTint="66"/>
          </w:tcPr>
          <w:p w14:paraId="4043CB25" w14:textId="1BA0020F" w:rsidR="00D9703B" w:rsidRPr="00C15A00" w:rsidRDefault="00C63806" w:rsidP="00C15A00">
            <w:pPr>
              <w:pStyle w:val="Ttulo1"/>
              <w:jc w:val="center"/>
              <w:outlineLvl w:val="0"/>
              <w:rPr>
                <w:sz w:val="22"/>
                <w:szCs w:val="22"/>
              </w:rPr>
            </w:pPr>
            <w:r w:rsidRPr="00C15A00">
              <w:rPr>
                <w:sz w:val="22"/>
                <w:szCs w:val="22"/>
              </w:rPr>
              <w:t>Introducción</w:t>
            </w:r>
          </w:p>
        </w:tc>
      </w:tr>
      <w:tr w:rsidR="00D9703B" w:rsidRPr="00C15A00" w14:paraId="57154407" w14:textId="77777777" w:rsidTr="00F77930">
        <w:tc>
          <w:tcPr>
            <w:tcW w:w="15690" w:type="dxa"/>
          </w:tcPr>
          <w:p w14:paraId="7DADCBF2" w14:textId="7F951D21" w:rsidR="00D9703B" w:rsidRPr="00C15A00" w:rsidRDefault="004B6139" w:rsidP="00C15A00">
            <w:pPr>
              <w:snapToGrid w:val="0"/>
              <w:spacing w:after="120"/>
              <w:rPr>
                <w:lang w:val="es-ES_tradnl"/>
              </w:rPr>
            </w:pPr>
            <w:ins w:id="0" w:author="ELSA CRISTINA ARENAS MARTINEZ" w:date="2022-09-19T16:20:00Z">
              <w:r w:rsidRPr="0059036E">
                <w:rPr>
                  <w:highlight w:val="yellow"/>
                  <w:lang w:val="es-ES_tradnl"/>
                  <w:rPrChange w:id="1" w:author="ELSA CRISTINA ARENAS MARTINEZ" w:date="2022-09-19T16:56:00Z">
                    <w:rPr>
                      <w:lang w:val="es-ES_tradnl"/>
                    </w:rPr>
                  </w:rPrChange>
                </w:rPr>
                <w:t>Bienvenidos al desarrollo de este componente formativo</w:t>
              </w:r>
            </w:ins>
            <w:ins w:id="2" w:author="ELSA CRISTINA ARENAS MARTINEZ" w:date="2022-09-19T16:32:00Z">
              <w:r w:rsidR="000569C9" w:rsidRPr="0059036E">
                <w:rPr>
                  <w:highlight w:val="yellow"/>
                  <w:lang w:val="es-ES_tradnl"/>
                  <w:rPrChange w:id="3" w:author="ELSA CRISTINA ARENAS MARTINEZ" w:date="2022-09-19T16:56:00Z">
                    <w:rPr>
                      <w:lang w:val="es-ES_tradnl"/>
                    </w:rPr>
                  </w:rPrChange>
                </w:rPr>
                <w:t>,</w:t>
              </w:r>
            </w:ins>
            <w:ins w:id="4" w:author="ELSA CRISTINA ARENAS MARTINEZ" w:date="2022-09-19T16:20:00Z">
              <w:r w:rsidRPr="0059036E">
                <w:rPr>
                  <w:highlight w:val="yellow"/>
                  <w:lang w:val="es-ES_tradnl"/>
                  <w:rPrChange w:id="5" w:author="ELSA CRISTINA ARENAS MARTINEZ" w:date="2022-09-19T16:56:00Z">
                    <w:rPr>
                      <w:lang w:val="es-ES_tradnl"/>
                    </w:rPr>
                  </w:rPrChange>
                </w:rPr>
                <w:t xml:space="preserve"> a través del cual conocerán sobre la historia de los sistemas operativos de red, licenciamientos y sus tipos</w:t>
              </w:r>
            </w:ins>
            <w:ins w:id="6" w:author="ELSA CRISTINA ARENAS MARTINEZ" w:date="2022-09-19T16:32:00Z">
              <w:r w:rsidR="000569C9" w:rsidRPr="0059036E">
                <w:rPr>
                  <w:highlight w:val="yellow"/>
                  <w:lang w:val="es-ES_tradnl"/>
                  <w:rPrChange w:id="7" w:author="ELSA CRISTINA ARENAS MARTINEZ" w:date="2022-09-19T16:56:00Z">
                    <w:rPr>
                      <w:lang w:val="es-ES_tradnl"/>
                    </w:rPr>
                  </w:rPrChange>
                </w:rPr>
                <w:t>,</w:t>
              </w:r>
            </w:ins>
            <w:ins w:id="8" w:author="ELSA CRISTINA ARENAS MARTINEZ" w:date="2022-09-19T16:20:00Z">
              <w:r w:rsidRPr="0059036E">
                <w:rPr>
                  <w:highlight w:val="yellow"/>
                  <w:lang w:val="es-ES_tradnl"/>
                  <w:rPrChange w:id="9" w:author="ELSA CRISTINA ARENAS MARTINEZ" w:date="2022-09-19T16:56:00Z">
                    <w:rPr>
                      <w:lang w:val="es-ES_tradnl"/>
                    </w:rPr>
                  </w:rPrChange>
                </w:rPr>
                <w:t xml:space="preserve"> así como conceptos de </w:t>
              </w:r>
              <w:proofErr w:type="spellStart"/>
              <w:r w:rsidRPr="0059036E">
                <w:rPr>
                  <w:i/>
                  <w:highlight w:val="yellow"/>
                  <w:lang w:val="es-ES_tradnl"/>
                  <w:rPrChange w:id="10" w:author="ELSA CRISTINA ARENAS MARTINEZ" w:date="2022-09-19T16:56:00Z">
                    <w:rPr>
                      <w:i/>
                      <w:lang w:val="es-ES_tradnl"/>
                    </w:rPr>
                  </w:rPrChange>
                </w:rPr>
                <w:t>networking</w:t>
              </w:r>
              <w:proofErr w:type="spellEnd"/>
              <w:r w:rsidRPr="0059036E">
                <w:rPr>
                  <w:highlight w:val="yellow"/>
                  <w:lang w:val="es-ES_tradnl"/>
                  <w:rPrChange w:id="11" w:author="ELSA CRISTINA ARENAS MARTINEZ" w:date="2022-09-19T16:56:00Z">
                    <w:rPr>
                      <w:lang w:val="es-ES_tradnl"/>
                    </w:rPr>
                  </w:rPrChange>
                </w:rPr>
                <w:t>.</w:t>
              </w:r>
            </w:ins>
            <w:del w:id="12" w:author="ELSA CRISTINA ARENAS MARTINEZ" w:date="2022-09-19T16:20:00Z">
              <w:r w:rsidR="004F211B" w:rsidRPr="00C15A00" w:rsidDel="004B6139">
                <w:rPr>
                  <w:lang w:val="es-ES_tradnl"/>
                </w:rPr>
                <w:delText>E</w:delText>
              </w:r>
              <w:r w:rsidR="00D9703B" w:rsidRPr="00C15A00" w:rsidDel="004B6139">
                <w:rPr>
                  <w:lang w:val="es-ES_tradnl"/>
                </w:rPr>
                <w:delText xml:space="preserve">ste aprendizaje </w:delText>
              </w:r>
              <w:r w:rsidR="00AB6D69" w:rsidRPr="00C15A00" w:rsidDel="004B6139">
                <w:rPr>
                  <w:lang w:val="es-ES_tradnl"/>
                </w:rPr>
                <w:delText xml:space="preserve">está </w:delText>
              </w:r>
              <w:r w:rsidR="00D9703B" w:rsidRPr="00C15A00" w:rsidDel="004B6139">
                <w:rPr>
                  <w:lang w:val="es-ES_tradnl"/>
                </w:rPr>
                <w:delText xml:space="preserve">orientado </w:delText>
              </w:r>
              <w:r w:rsidR="00AD2AFE" w:rsidRPr="00C15A00" w:rsidDel="004B6139">
                <w:rPr>
                  <w:lang w:val="es-ES_tradnl"/>
                </w:rPr>
                <w:delText>a</w:delText>
              </w:r>
              <w:r w:rsidR="00D9703B" w:rsidRPr="00C15A00" w:rsidDel="004B6139">
                <w:rPr>
                  <w:lang w:val="es-ES_tradnl"/>
                </w:rPr>
                <w:delText xml:space="preserve"> la historia de los sistemas operativos de red, licenciamientos y conceptos </w:delText>
              </w:r>
              <w:r w:rsidR="00B01499" w:rsidRPr="00C15A00" w:rsidDel="004B6139">
                <w:rPr>
                  <w:lang w:val="es-ES_tradnl"/>
                </w:rPr>
                <w:delText xml:space="preserve">de </w:delText>
              </w:r>
              <w:r w:rsidR="00D9703B" w:rsidRPr="00C15A00" w:rsidDel="004B6139">
                <w:rPr>
                  <w:i/>
                  <w:lang w:val="es-ES_tradnl"/>
                </w:rPr>
                <w:delText>networking</w:delText>
              </w:r>
            </w:del>
            <w:r w:rsidR="00D9703B" w:rsidRPr="00C15A00">
              <w:rPr>
                <w:lang w:val="es-ES_tradnl"/>
              </w:rPr>
              <w:t xml:space="preserve">; antes de empezar, se sugiere </w:t>
            </w:r>
            <w:r w:rsidR="00663719" w:rsidRPr="00C15A00">
              <w:rPr>
                <w:lang w:val="es-ES_tradnl"/>
              </w:rPr>
              <w:t>visualiza</w:t>
            </w:r>
            <w:r w:rsidR="00D9703B" w:rsidRPr="00C15A00">
              <w:rPr>
                <w:lang w:val="es-ES_tradnl"/>
              </w:rPr>
              <w:t xml:space="preserve">r el siguiente video para identificar el </w:t>
            </w:r>
            <w:commentRangeStart w:id="13"/>
            <w:proofErr w:type="spellStart"/>
            <w:r w:rsidR="00D9703B" w:rsidRPr="00C15A00">
              <w:rPr>
                <w:lang w:val="es-ES_tradnl"/>
              </w:rPr>
              <w:t>contexto:</w:t>
            </w:r>
            <w:commentRangeEnd w:id="13"/>
            <w:ins w:id="14" w:author="ELSA CRISTINA ARENAS MARTINEZ" w:date="2022-09-19T16:20:00Z">
              <w:r w:rsidRPr="0059036E">
                <w:rPr>
                  <w:highlight w:val="yellow"/>
                  <w:lang w:val="es-ES_tradnl"/>
                  <w:rPrChange w:id="15" w:author="ELSA CRISTINA ARENAS MARTINEZ" w:date="2022-09-19T16:56:00Z">
                    <w:rPr>
                      <w:lang w:val="es-ES_tradnl"/>
                    </w:rPr>
                  </w:rPrChange>
                </w:rPr>
                <w:t>de</w:t>
              </w:r>
              <w:proofErr w:type="spellEnd"/>
              <w:r w:rsidRPr="0059036E">
                <w:rPr>
                  <w:highlight w:val="yellow"/>
                  <w:lang w:val="es-ES_tradnl"/>
                  <w:rPrChange w:id="16" w:author="ELSA CRISTINA ARENAS MARTINEZ" w:date="2022-09-19T16:56:00Z">
                    <w:rPr>
                      <w:lang w:val="es-ES_tradnl"/>
                    </w:rPr>
                  </w:rPrChange>
                </w:rPr>
                <w:t xml:space="preserve"> aprendizaje</w:t>
              </w:r>
            </w:ins>
            <w:r w:rsidR="00D9703B" w:rsidRPr="0059036E">
              <w:rPr>
                <w:rStyle w:val="Refdecomentario"/>
                <w:highlight w:val="yellow"/>
                <w:rPrChange w:id="17" w:author="ELSA CRISTINA ARENAS MARTINEZ" w:date="2022-09-19T16:56:00Z">
                  <w:rPr>
                    <w:rStyle w:val="Refdecomentario"/>
                  </w:rPr>
                </w:rPrChange>
              </w:rPr>
              <w:commentReference w:id="13"/>
            </w:r>
          </w:p>
          <w:p w14:paraId="0F75EE71" w14:textId="77777777" w:rsidR="00D9703B" w:rsidRPr="00C15A00" w:rsidRDefault="00D9703B" w:rsidP="00C15A00">
            <w:pPr>
              <w:snapToGrid w:val="0"/>
              <w:spacing w:after="120"/>
              <w:jc w:val="center"/>
              <w:rPr>
                <w:lang w:val="es-ES_tradnl"/>
              </w:rPr>
            </w:pPr>
            <w:r w:rsidRPr="00C15A00">
              <w:rPr>
                <w:noProof/>
                <w:lang w:val="es-CO"/>
              </w:rPr>
              <mc:AlternateContent>
                <mc:Choice Requires="wps">
                  <w:drawing>
                    <wp:inline distT="0" distB="0" distL="0" distR="0" wp14:anchorId="147DA366" wp14:editId="32F22FB6">
                      <wp:extent cx="5438775" cy="781050"/>
                      <wp:effectExtent l="76200" t="57150" r="85725" b="95250"/>
                      <wp:docPr id="1" name="Rectángulo 1"/>
                      <wp:cNvGraphicFramePr/>
                      <a:graphic xmlns:a="http://schemas.openxmlformats.org/drawingml/2006/main">
                        <a:graphicData uri="http://schemas.microsoft.com/office/word/2010/wordprocessingShape">
                          <wps:wsp>
                            <wps:cNvSpPr/>
                            <wps:spPr>
                              <a:xfrm>
                                <a:off x="0" y="0"/>
                                <a:ext cx="5438775" cy="78105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251D24F" w14:textId="65599CB7" w:rsidR="00BD7376" w:rsidRPr="001454B7" w:rsidRDefault="00BD7376" w:rsidP="00D9703B">
                                  <w:pPr>
                                    <w:jc w:val="center"/>
                                    <w:rPr>
                                      <w:b/>
                                      <w:bCs/>
                                      <w:lang w:val="es-ES"/>
                                    </w:rPr>
                                  </w:pPr>
                                  <w:r>
                                    <w:rPr>
                                      <w:b/>
                                      <w:bCs/>
                                      <w:lang w:val="es-ES"/>
                                    </w:rPr>
                                    <w:t>Video experto</w:t>
                                  </w:r>
                                </w:p>
                                <w:p w14:paraId="17FDC651" w14:textId="221FD2DE" w:rsidR="00BD7376" w:rsidRPr="001454B7" w:rsidRDefault="00BD7376" w:rsidP="00D9703B">
                                  <w:pPr>
                                    <w:jc w:val="center"/>
                                    <w:rPr>
                                      <w:b/>
                                      <w:bCs/>
                                      <w:lang w:val="es-ES"/>
                                    </w:rPr>
                                  </w:pPr>
                                  <w:r>
                                    <w:rPr>
                                      <w:b/>
                                      <w:bCs/>
                                      <w:lang w:val="es-ES"/>
                                    </w:rPr>
                                    <w:t>CF08</w:t>
                                  </w:r>
                                  <w:r w:rsidRPr="001454B7">
                                    <w:rPr>
                                      <w:b/>
                                      <w:bCs/>
                                      <w:lang w:val="es-ES"/>
                                    </w:rPr>
                                    <w:t>_Intr</w:t>
                                  </w:r>
                                  <w:r>
                                    <w:rPr>
                                      <w:b/>
                                      <w:bCs/>
                                      <w:lang w:val="es-ES"/>
                                    </w:rPr>
                                    <w:t>o</w:t>
                                  </w:r>
                                  <w:r w:rsidRPr="001454B7">
                                    <w:rPr>
                                      <w:b/>
                                      <w:bCs/>
                                      <w:lang w:val="es-ES"/>
                                    </w:rPr>
                                    <w:t>d</w:t>
                                  </w:r>
                                  <w:r>
                                    <w:rPr>
                                      <w:b/>
                                      <w:bCs/>
                                      <w:lang w:val="es-ES"/>
                                    </w:rPr>
                                    <w:t>u</w:t>
                                  </w:r>
                                  <w:r w:rsidRPr="001454B7">
                                    <w:rPr>
                                      <w:b/>
                                      <w:bCs/>
                                      <w:lang w:val="es-ES"/>
                                    </w:rPr>
                                    <w:t>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47DA366" id="Rectángulo 1" o:spid="_x0000_s1026" style="width:428.25pt;height:6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" fillcolor="#f79646 [3209]" strokecolor="white [3201]" strokeweight="3pt">
                      <v:shadow on="t" color="black" opacity="24903f" origin=",.5" offset="0,.55556mm"/>
                      <v:textbox>
                        <w:txbxContent>
                          <w:p w14:paraId="0251D24F" w14:textId="65599CB7" w:rsidR="00BD7376" w:rsidRPr="001454B7" w:rsidRDefault="00BD7376" w:rsidP="00D9703B">
                            <w:pPr>
                              <w:jc w:val="center"/>
                              <w:rPr>
                                <w:b/>
                                <w:bCs/>
                                <w:lang w:val="es-ES"/>
                              </w:rPr>
                            </w:pPr>
                            <w:r>
                              <w:rPr>
                                <w:b/>
                                <w:bCs/>
                                <w:lang w:val="es-ES"/>
                              </w:rPr>
                              <w:t>Video experto</w:t>
                            </w:r>
                          </w:p>
                          <w:p w14:paraId="17FDC651" w14:textId="221FD2DE" w:rsidR="00BD7376" w:rsidRPr="001454B7" w:rsidRDefault="00BD7376" w:rsidP="00D9703B">
                            <w:pPr>
                              <w:jc w:val="center"/>
                              <w:rPr>
                                <w:b/>
                                <w:bCs/>
                                <w:lang w:val="es-ES"/>
                              </w:rPr>
                            </w:pPr>
                            <w:r>
                              <w:rPr>
                                <w:b/>
                                <w:bCs/>
                                <w:lang w:val="es-ES"/>
                              </w:rPr>
                              <w:t>CF08</w:t>
                            </w:r>
                            <w:r w:rsidRPr="001454B7">
                              <w:rPr>
                                <w:b/>
                                <w:bCs/>
                                <w:lang w:val="es-ES"/>
                              </w:rPr>
                              <w:t>_Intr</w:t>
                            </w:r>
                            <w:r>
                              <w:rPr>
                                <w:b/>
                                <w:bCs/>
                                <w:lang w:val="es-ES"/>
                              </w:rPr>
                              <w:t>o</w:t>
                            </w:r>
                            <w:r w:rsidRPr="001454B7">
                              <w:rPr>
                                <w:b/>
                                <w:bCs/>
                                <w:lang w:val="es-ES"/>
                              </w:rPr>
                              <w:t>d</w:t>
                            </w:r>
                            <w:r>
                              <w:rPr>
                                <w:b/>
                                <w:bCs/>
                                <w:lang w:val="es-ES"/>
                              </w:rPr>
                              <w:t>u</w:t>
                            </w:r>
                            <w:r w:rsidRPr="001454B7">
                              <w:rPr>
                                <w:b/>
                                <w:bCs/>
                                <w:lang w:val="es-ES"/>
                              </w:rPr>
                              <w:t>cción</w:t>
                            </w:r>
                          </w:p>
                        </w:txbxContent>
                      </v:textbox>
                      <w10:anchorlock/>
                    </v:rect>
                  </w:pict>
                </mc:Fallback>
              </mc:AlternateContent>
            </w:r>
          </w:p>
          <w:p w14:paraId="27DDC43E" w14:textId="514C908E" w:rsidR="004B6139" w:rsidRPr="004B6139" w:rsidRDefault="004B6139" w:rsidP="004B6139">
            <w:pPr>
              <w:pStyle w:val="Default"/>
              <w:rPr>
                <w:ins w:id="18" w:author="ELSA CRISTINA ARENAS MARTINEZ" w:date="2022-09-19T16:21:00Z"/>
              </w:rPr>
            </w:pPr>
            <w:ins w:id="19" w:author="ELSA CRISTINA ARENAS MARTINEZ" w:date="2022-09-19T16:21:00Z">
              <w:r w:rsidRPr="0059036E">
                <w:rPr>
                  <w:sz w:val="22"/>
                  <w:szCs w:val="22"/>
                  <w:highlight w:val="yellow"/>
                  <w:rPrChange w:id="20" w:author="ELSA CRISTINA ARENAS MARTINEZ" w:date="2022-09-19T16:56:00Z">
                    <w:rPr>
                      <w:i/>
                      <w:iCs/>
                      <w:sz w:val="22"/>
                      <w:szCs w:val="22"/>
                    </w:rPr>
                  </w:rPrChange>
                </w:rPr>
                <w:t>Muchos éxitos en este proceso de aprendizaje</w:t>
              </w:r>
              <w:r w:rsidRPr="004B6139">
                <w:rPr>
                  <w:sz w:val="22"/>
                  <w:szCs w:val="22"/>
                  <w:rPrChange w:id="21" w:author="ELSA CRISTINA ARENAS MARTINEZ" w:date="2022-09-19T16:21:00Z">
                    <w:rPr>
                      <w:i/>
                      <w:iCs/>
                      <w:sz w:val="22"/>
                      <w:szCs w:val="22"/>
                    </w:rPr>
                  </w:rPrChange>
                </w:rPr>
                <w:t xml:space="preserve"> </w:t>
              </w:r>
            </w:ins>
          </w:p>
          <w:p w14:paraId="0CAB94F9" w14:textId="02966FB9" w:rsidR="00D9703B" w:rsidRPr="00C15A00" w:rsidDel="004B6139" w:rsidRDefault="00FA7D49" w:rsidP="00C15A00">
            <w:pPr>
              <w:snapToGrid w:val="0"/>
              <w:spacing w:after="120"/>
              <w:rPr>
                <w:del w:id="22" w:author="ELSA CRISTINA ARENAS MARTINEZ" w:date="2022-09-19T16:21:00Z"/>
                <w:lang w:val="es-ES_tradnl"/>
              </w:rPr>
            </w:pPr>
            <w:del w:id="23" w:author="ELSA CRISTINA ARENAS MARTINEZ" w:date="2022-09-19T16:21:00Z">
              <w:r w:rsidRPr="00C15A00" w:rsidDel="004B6139">
                <w:rPr>
                  <w:lang w:val="es-ES_tradnl"/>
                </w:rPr>
                <w:delText xml:space="preserve">En </w:delText>
              </w:r>
              <w:r w:rsidR="00D9703B" w:rsidRPr="00C15A00" w:rsidDel="004B6139">
                <w:rPr>
                  <w:lang w:val="es-ES_tradnl"/>
                </w:rPr>
                <w:delText xml:space="preserve">este componente </w:delText>
              </w:r>
              <w:r w:rsidRPr="00C15A00" w:rsidDel="004B6139">
                <w:rPr>
                  <w:lang w:val="es-ES_tradnl"/>
                </w:rPr>
                <w:delText xml:space="preserve">se tienen en cuenta referencias de </w:delText>
              </w:r>
              <w:r w:rsidR="00D9703B" w:rsidRPr="00C15A00" w:rsidDel="004B6139">
                <w:rPr>
                  <w:lang w:val="es-ES_tradnl"/>
                </w:rPr>
                <w:delText xml:space="preserve">autores conocidos en la historia de los sistemas operativos de red, licenciamientos y conceptos en </w:delText>
              </w:r>
              <w:r w:rsidR="00D9703B" w:rsidRPr="00C15A00" w:rsidDel="004B6139">
                <w:rPr>
                  <w:i/>
                  <w:lang w:val="es-ES_tradnl"/>
                </w:rPr>
                <w:delText>networking</w:delText>
              </w:r>
              <w:r w:rsidR="00B01499" w:rsidRPr="00C15A00" w:rsidDel="004B6139">
                <w:rPr>
                  <w:lang w:val="es-ES_tradnl"/>
                </w:rPr>
                <w:delText>,</w:delText>
              </w:r>
              <w:r w:rsidR="00797960" w:rsidRPr="00C15A00" w:rsidDel="004B6139">
                <w:rPr>
                  <w:lang w:val="es-ES_tradnl"/>
                </w:rPr>
                <w:delText xml:space="preserve"> material más que valioso</w:delText>
              </w:r>
              <w:r w:rsidR="00B06045" w:rsidRPr="00C15A00" w:rsidDel="004B6139">
                <w:rPr>
                  <w:lang w:val="es-ES_tradnl"/>
                </w:rPr>
                <w:delText xml:space="preserve"> </w:delText>
              </w:r>
              <w:r w:rsidR="00D9703B" w:rsidRPr="00C15A00" w:rsidDel="004B6139">
                <w:rPr>
                  <w:lang w:val="es-ES_tradnl"/>
                </w:rPr>
                <w:delText>para los aprendices</w:delText>
              </w:r>
              <w:r w:rsidR="002A4A2E" w:rsidRPr="00C15A00" w:rsidDel="004B6139">
                <w:rPr>
                  <w:lang w:val="es-ES_tradnl"/>
                </w:rPr>
                <w:delText>.</w:delText>
              </w:r>
            </w:del>
          </w:p>
          <w:p w14:paraId="2298B2EF" w14:textId="5445EDCB" w:rsidR="00D9703B" w:rsidRPr="00C15A00" w:rsidRDefault="00D9703B" w:rsidP="00C15A00">
            <w:pPr>
              <w:rPr>
                <w:color w:val="BFBFBF" w:themeColor="background1" w:themeShade="BF"/>
              </w:rPr>
            </w:pPr>
          </w:p>
        </w:tc>
      </w:tr>
    </w:tbl>
    <w:p w14:paraId="18604500" w14:textId="101D20AD" w:rsidR="00D9703B" w:rsidRPr="00C15A00" w:rsidRDefault="00D9703B" w:rsidP="00C15A00">
      <w:pPr>
        <w:snapToGrid w:val="0"/>
        <w:spacing w:after="120" w:line="240" w:lineRule="auto"/>
      </w:pPr>
    </w:p>
    <w:tbl>
      <w:tblPr>
        <w:tblStyle w:val="26"/>
        <w:tblW w:w="1444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5"/>
        <w:gridCol w:w="3525"/>
        <w:gridCol w:w="2070"/>
        <w:gridCol w:w="4815"/>
        <w:gridCol w:w="2554"/>
      </w:tblGrid>
      <w:tr w:rsidR="00C54304" w:rsidRPr="00C15A00" w14:paraId="2A144A5C" w14:textId="77777777" w:rsidTr="00BD7376">
        <w:trPr>
          <w:trHeight w:val="460"/>
        </w:trPr>
        <w:tc>
          <w:tcPr>
            <w:tcW w:w="1485" w:type="dxa"/>
            <w:shd w:val="clear" w:color="auto" w:fill="C9DAF8"/>
            <w:tcMar>
              <w:top w:w="100" w:type="dxa"/>
              <w:left w:w="100" w:type="dxa"/>
              <w:bottom w:w="100" w:type="dxa"/>
              <w:right w:w="100" w:type="dxa"/>
            </w:tcMar>
          </w:tcPr>
          <w:p w14:paraId="024C0E83" w14:textId="77777777" w:rsidR="00C54304" w:rsidRPr="00C15A00" w:rsidRDefault="00C54304" w:rsidP="00C15A00">
            <w:pPr>
              <w:widowControl w:val="0"/>
              <w:spacing w:line="240" w:lineRule="auto"/>
              <w:jc w:val="center"/>
              <w:rPr>
                <w:b/>
                <w:sz w:val="26"/>
                <w:szCs w:val="26"/>
                <w:rPrChange w:id="24" w:author="USER" w:date="2022-09-06T15:02:00Z">
                  <w:rPr>
                    <w:b/>
                    <w:sz w:val="26"/>
                    <w:szCs w:val="26"/>
                    <w:highlight w:val="yellow"/>
                  </w:rPr>
                </w:rPrChange>
              </w:rPr>
            </w:pPr>
            <w:r w:rsidRPr="00C15A00">
              <w:rPr>
                <w:b/>
                <w:sz w:val="26"/>
                <w:szCs w:val="26"/>
                <w:rPrChange w:id="25" w:author="USER" w:date="2022-09-06T15:02:00Z">
                  <w:rPr>
                    <w:b/>
                    <w:sz w:val="26"/>
                    <w:szCs w:val="26"/>
                    <w:highlight w:val="yellow"/>
                  </w:rPr>
                </w:rPrChange>
              </w:rPr>
              <w:lastRenderedPageBreak/>
              <w:t>Tipo de recurso</w:t>
            </w:r>
          </w:p>
        </w:tc>
        <w:tc>
          <w:tcPr>
            <w:tcW w:w="12964" w:type="dxa"/>
            <w:gridSpan w:val="4"/>
            <w:shd w:val="clear" w:color="auto" w:fill="C9DAF8"/>
            <w:tcMar>
              <w:top w:w="100" w:type="dxa"/>
              <w:left w:w="100" w:type="dxa"/>
              <w:bottom w:w="100" w:type="dxa"/>
              <w:right w:w="100" w:type="dxa"/>
            </w:tcMar>
          </w:tcPr>
          <w:p w14:paraId="3AD575C8" w14:textId="77777777" w:rsidR="00C54304" w:rsidRPr="00C15A00" w:rsidRDefault="00C54304" w:rsidP="00C15A00">
            <w:pPr>
              <w:pStyle w:val="Ttulo"/>
              <w:widowControl w:val="0"/>
              <w:spacing w:line="240" w:lineRule="auto"/>
              <w:jc w:val="center"/>
              <w:rPr>
                <w:sz w:val="38"/>
                <w:szCs w:val="38"/>
                <w:rPrChange w:id="26" w:author="USER" w:date="2022-09-06T15:02:00Z">
                  <w:rPr>
                    <w:sz w:val="38"/>
                    <w:szCs w:val="38"/>
                    <w:highlight w:val="yellow"/>
                  </w:rPr>
                </w:rPrChange>
              </w:rPr>
            </w:pPr>
            <w:r w:rsidRPr="00C15A00">
              <w:rPr>
                <w:sz w:val="38"/>
                <w:szCs w:val="38"/>
                <w:rPrChange w:id="27" w:author="USER" w:date="2022-09-06T15:02:00Z">
                  <w:rPr>
                    <w:sz w:val="38"/>
                    <w:szCs w:val="38"/>
                    <w:highlight w:val="yellow"/>
                  </w:rPr>
                </w:rPrChange>
              </w:rPr>
              <w:t>Video clase/tutorial</w:t>
            </w:r>
          </w:p>
        </w:tc>
      </w:tr>
      <w:tr w:rsidR="00C54304" w:rsidRPr="00C15A00" w14:paraId="7B8DD8C6" w14:textId="77777777" w:rsidTr="00BD7376">
        <w:trPr>
          <w:trHeight w:val="460"/>
        </w:trPr>
        <w:tc>
          <w:tcPr>
            <w:tcW w:w="1485" w:type="dxa"/>
            <w:shd w:val="clear" w:color="auto" w:fill="C9DAF8"/>
            <w:tcMar>
              <w:top w:w="100" w:type="dxa"/>
              <w:left w:w="100" w:type="dxa"/>
              <w:bottom w:w="100" w:type="dxa"/>
              <w:right w:w="100" w:type="dxa"/>
            </w:tcMar>
          </w:tcPr>
          <w:p w14:paraId="67756796" w14:textId="77777777" w:rsidR="00C54304" w:rsidRPr="00C15A00" w:rsidRDefault="00C54304" w:rsidP="00C15A00">
            <w:pPr>
              <w:widowControl w:val="0"/>
              <w:spacing w:line="240" w:lineRule="auto"/>
              <w:jc w:val="center"/>
              <w:rPr>
                <w:b/>
                <w:sz w:val="26"/>
                <w:szCs w:val="26"/>
                <w:rPrChange w:id="28" w:author="USER" w:date="2022-09-06T15:02:00Z">
                  <w:rPr>
                    <w:b/>
                    <w:sz w:val="26"/>
                    <w:szCs w:val="26"/>
                    <w:highlight w:val="yellow"/>
                  </w:rPr>
                </w:rPrChange>
              </w:rPr>
            </w:pPr>
            <w:r w:rsidRPr="00C15A00">
              <w:rPr>
                <w:b/>
                <w:sz w:val="26"/>
                <w:szCs w:val="26"/>
                <w:rPrChange w:id="29" w:author="USER" w:date="2022-09-06T15:02:00Z">
                  <w:rPr>
                    <w:b/>
                    <w:sz w:val="26"/>
                    <w:szCs w:val="26"/>
                    <w:highlight w:val="yellow"/>
                  </w:rPr>
                </w:rPrChange>
              </w:rPr>
              <w:t>NOTA</w:t>
            </w:r>
          </w:p>
        </w:tc>
        <w:tc>
          <w:tcPr>
            <w:tcW w:w="12964" w:type="dxa"/>
            <w:gridSpan w:val="4"/>
            <w:shd w:val="clear" w:color="auto" w:fill="C9DAF8"/>
            <w:tcMar>
              <w:top w:w="100" w:type="dxa"/>
              <w:left w:w="100" w:type="dxa"/>
              <w:bottom w:w="100" w:type="dxa"/>
              <w:right w:w="100" w:type="dxa"/>
            </w:tcMar>
          </w:tcPr>
          <w:p w14:paraId="1E13E03A" w14:textId="77777777" w:rsidR="00C54304" w:rsidRPr="00C15A00" w:rsidRDefault="00C54304" w:rsidP="00C15A00">
            <w:pPr>
              <w:widowControl w:val="0"/>
              <w:spacing w:line="240" w:lineRule="auto"/>
              <w:jc w:val="center"/>
              <w:rPr>
                <w:b/>
                <w:sz w:val="26"/>
                <w:szCs w:val="26"/>
                <w:rPrChange w:id="30" w:author="USER" w:date="2022-09-06T15:02:00Z">
                  <w:rPr>
                    <w:b/>
                    <w:sz w:val="26"/>
                    <w:szCs w:val="26"/>
                    <w:highlight w:val="yellow"/>
                  </w:rPr>
                </w:rPrChange>
              </w:rPr>
            </w:pPr>
            <w:r w:rsidRPr="00C15A00">
              <w:rPr>
                <w:b/>
                <w:sz w:val="26"/>
                <w:szCs w:val="26"/>
                <w:rPrChange w:id="31" w:author="USER" w:date="2022-09-06T15:02:00Z">
                  <w:rPr>
                    <w:b/>
                    <w:sz w:val="26"/>
                    <w:szCs w:val="26"/>
                    <w:highlight w:val="yellow"/>
                  </w:rPr>
                </w:rPrChange>
              </w:rPr>
              <w:t>La totalidad del texto locutado para el video no debe superar las 500 palabras aproximadamente</w:t>
            </w:r>
          </w:p>
        </w:tc>
      </w:tr>
      <w:tr w:rsidR="00C54304" w:rsidRPr="00C15A00" w14:paraId="0B600916" w14:textId="77777777" w:rsidTr="00BD7376">
        <w:trPr>
          <w:trHeight w:val="420"/>
        </w:trPr>
        <w:tc>
          <w:tcPr>
            <w:tcW w:w="1485" w:type="dxa"/>
            <w:shd w:val="clear" w:color="auto" w:fill="auto"/>
            <w:tcMar>
              <w:top w:w="100" w:type="dxa"/>
              <w:left w:w="100" w:type="dxa"/>
              <w:bottom w:w="100" w:type="dxa"/>
              <w:right w:w="100" w:type="dxa"/>
            </w:tcMar>
          </w:tcPr>
          <w:p w14:paraId="0BC21D9E" w14:textId="77777777" w:rsidR="00C54304" w:rsidRPr="00C15A00" w:rsidRDefault="00C54304" w:rsidP="00C15A00">
            <w:pPr>
              <w:widowControl w:val="0"/>
              <w:spacing w:line="240" w:lineRule="auto"/>
              <w:rPr>
                <w:b/>
                <w:rPrChange w:id="32" w:author="USER" w:date="2022-09-06T15:02:00Z">
                  <w:rPr>
                    <w:b/>
                    <w:highlight w:val="yellow"/>
                  </w:rPr>
                </w:rPrChange>
              </w:rPr>
            </w:pPr>
            <w:r w:rsidRPr="00C15A00">
              <w:rPr>
                <w:b/>
                <w:rPrChange w:id="33" w:author="USER" w:date="2022-09-06T15:02:00Z">
                  <w:rPr>
                    <w:b/>
                    <w:highlight w:val="yellow"/>
                  </w:rPr>
                </w:rPrChange>
              </w:rPr>
              <w:t xml:space="preserve">Título </w:t>
            </w:r>
          </w:p>
        </w:tc>
        <w:tc>
          <w:tcPr>
            <w:tcW w:w="12964" w:type="dxa"/>
            <w:gridSpan w:val="4"/>
            <w:shd w:val="clear" w:color="auto" w:fill="auto"/>
            <w:tcMar>
              <w:top w:w="100" w:type="dxa"/>
              <w:left w:w="100" w:type="dxa"/>
              <w:bottom w:w="100" w:type="dxa"/>
              <w:right w:w="100" w:type="dxa"/>
            </w:tcMar>
          </w:tcPr>
          <w:p w14:paraId="30F6E947" w14:textId="77777777" w:rsidR="00C54304" w:rsidRPr="00C15A00" w:rsidRDefault="00C54304" w:rsidP="00C15A00">
            <w:pPr>
              <w:widowControl w:val="0"/>
              <w:spacing w:line="240" w:lineRule="auto"/>
              <w:rPr>
                <w:color w:val="999999"/>
                <w:rPrChange w:id="34" w:author="USER" w:date="2022-09-06T15:02:00Z">
                  <w:rPr>
                    <w:color w:val="999999"/>
                    <w:highlight w:val="yellow"/>
                  </w:rPr>
                </w:rPrChange>
              </w:rPr>
            </w:pPr>
            <w:r w:rsidRPr="00C15A00">
              <w:rPr>
                <w:rPrChange w:id="35" w:author="USER" w:date="2022-09-06T15:02:00Z">
                  <w:rPr>
                    <w:highlight w:val="yellow"/>
                  </w:rPr>
                </w:rPrChange>
              </w:rPr>
              <w:t>Introducción del componente formativo “</w:t>
            </w:r>
            <w:r w:rsidRPr="00C15A00">
              <w:rPr>
                <w:color w:val="000000" w:themeColor="text1"/>
                <w:lang w:val="es-ES_tradnl"/>
                <w:rPrChange w:id="36" w:author="USER" w:date="2022-09-06T15:02:00Z">
                  <w:rPr>
                    <w:color w:val="000000" w:themeColor="text1"/>
                    <w:highlight w:val="yellow"/>
                    <w:lang w:val="es-ES_tradnl"/>
                  </w:rPr>
                </w:rPrChange>
              </w:rPr>
              <w:t>Conceptos básicos de sistemas operativos</w:t>
            </w:r>
            <w:r w:rsidRPr="00C15A00">
              <w:rPr>
                <w:rPrChange w:id="37" w:author="USER" w:date="2022-09-06T15:02:00Z">
                  <w:rPr>
                    <w:highlight w:val="yellow"/>
                  </w:rPr>
                </w:rPrChange>
              </w:rPr>
              <w:t>”</w:t>
            </w:r>
          </w:p>
        </w:tc>
      </w:tr>
      <w:tr w:rsidR="00C54304" w:rsidRPr="00C15A00" w14:paraId="07E01566" w14:textId="77777777" w:rsidTr="00BD7376">
        <w:tc>
          <w:tcPr>
            <w:tcW w:w="1485" w:type="dxa"/>
            <w:shd w:val="clear" w:color="auto" w:fill="auto"/>
            <w:tcMar>
              <w:top w:w="100" w:type="dxa"/>
              <w:left w:w="100" w:type="dxa"/>
              <w:bottom w:w="100" w:type="dxa"/>
              <w:right w:w="100" w:type="dxa"/>
            </w:tcMar>
          </w:tcPr>
          <w:p w14:paraId="7E493E9F" w14:textId="77777777" w:rsidR="00C54304" w:rsidRPr="00C15A00" w:rsidRDefault="00C54304" w:rsidP="00C15A00">
            <w:pPr>
              <w:widowControl w:val="0"/>
              <w:spacing w:line="240" w:lineRule="auto"/>
              <w:rPr>
                <w:b/>
                <w:rPrChange w:id="38" w:author="USER" w:date="2022-09-06T15:02:00Z">
                  <w:rPr>
                    <w:b/>
                    <w:highlight w:val="yellow"/>
                  </w:rPr>
                </w:rPrChange>
              </w:rPr>
            </w:pPr>
            <w:r w:rsidRPr="00C15A00">
              <w:rPr>
                <w:b/>
                <w:rPrChange w:id="39" w:author="USER" w:date="2022-09-06T15:02:00Z">
                  <w:rPr>
                    <w:b/>
                    <w:highlight w:val="yellow"/>
                  </w:rPr>
                </w:rPrChange>
              </w:rPr>
              <w:t>Escena</w:t>
            </w:r>
          </w:p>
        </w:tc>
        <w:tc>
          <w:tcPr>
            <w:tcW w:w="3525" w:type="dxa"/>
            <w:shd w:val="clear" w:color="auto" w:fill="auto"/>
            <w:tcMar>
              <w:top w:w="100" w:type="dxa"/>
              <w:left w:w="100" w:type="dxa"/>
              <w:bottom w:w="100" w:type="dxa"/>
              <w:right w:w="100" w:type="dxa"/>
            </w:tcMar>
          </w:tcPr>
          <w:p w14:paraId="5AF44B5A" w14:textId="77777777" w:rsidR="00C54304" w:rsidRPr="00C15A00" w:rsidRDefault="00C54304" w:rsidP="00C15A00">
            <w:pPr>
              <w:widowControl w:val="0"/>
              <w:spacing w:line="240" w:lineRule="auto"/>
              <w:jc w:val="center"/>
              <w:rPr>
                <w:b/>
                <w:rPrChange w:id="40" w:author="USER" w:date="2022-09-06T15:02:00Z">
                  <w:rPr>
                    <w:b/>
                    <w:highlight w:val="yellow"/>
                  </w:rPr>
                </w:rPrChange>
              </w:rPr>
            </w:pPr>
            <w:r w:rsidRPr="00C15A00">
              <w:rPr>
                <w:b/>
                <w:rPrChange w:id="41" w:author="USER" w:date="2022-09-06T15:02:00Z">
                  <w:rPr>
                    <w:b/>
                    <w:highlight w:val="yellow"/>
                  </w:rPr>
                </w:rPrChange>
              </w:rPr>
              <w:t>Imagen</w:t>
            </w:r>
          </w:p>
        </w:tc>
        <w:tc>
          <w:tcPr>
            <w:tcW w:w="2070" w:type="dxa"/>
            <w:shd w:val="clear" w:color="auto" w:fill="auto"/>
            <w:tcMar>
              <w:top w:w="100" w:type="dxa"/>
              <w:left w:w="100" w:type="dxa"/>
              <w:bottom w:w="100" w:type="dxa"/>
              <w:right w:w="100" w:type="dxa"/>
            </w:tcMar>
          </w:tcPr>
          <w:p w14:paraId="68FBA39E" w14:textId="77777777" w:rsidR="00C54304" w:rsidRPr="00C15A00" w:rsidRDefault="00C54304" w:rsidP="00C15A00">
            <w:pPr>
              <w:widowControl w:val="0"/>
              <w:spacing w:line="240" w:lineRule="auto"/>
              <w:jc w:val="center"/>
              <w:rPr>
                <w:b/>
                <w:rPrChange w:id="42" w:author="USER" w:date="2022-09-06T15:02:00Z">
                  <w:rPr>
                    <w:b/>
                    <w:highlight w:val="yellow"/>
                  </w:rPr>
                </w:rPrChange>
              </w:rPr>
            </w:pPr>
            <w:r w:rsidRPr="00C15A00">
              <w:rPr>
                <w:b/>
                <w:rPrChange w:id="43" w:author="USER" w:date="2022-09-06T15:02:00Z">
                  <w:rPr>
                    <w:b/>
                    <w:highlight w:val="yellow"/>
                  </w:rPr>
                </w:rPrChange>
              </w:rPr>
              <w:t>Sonido</w:t>
            </w:r>
          </w:p>
        </w:tc>
        <w:tc>
          <w:tcPr>
            <w:tcW w:w="4815" w:type="dxa"/>
            <w:shd w:val="clear" w:color="auto" w:fill="auto"/>
            <w:tcMar>
              <w:top w:w="100" w:type="dxa"/>
              <w:left w:w="100" w:type="dxa"/>
              <w:bottom w:w="100" w:type="dxa"/>
              <w:right w:w="100" w:type="dxa"/>
            </w:tcMar>
          </w:tcPr>
          <w:p w14:paraId="18C0E221" w14:textId="77777777" w:rsidR="00C54304" w:rsidRPr="00C15A00" w:rsidRDefault="00C54304" w:rsidP="00C15A00">
            <w:pPr>
              <w:widowControl w:val="0"/>
              <w:spacing w:line="240" w:lineRule="auto"/>
              <w:jc w:val="center"/>
              <w:rPr>
                <w:b/>
                <w:rPrChange w:id="44" w:author="USER" w:date="2022-09-06T15:02:00Z">
                  <w:rPr>
                    <w:b/>
                    <w:highlight w:val="yellow"/>
                  </w:rPr>
                </w:rPrChange>
              </w:rPr>
            </w:pPr>
            <w:r w:rsidRPr="00C15A00">
              <w:rPr>
                <w:b/>
                <w:rPrChange w:id="45" w:author="USER" w:date="2022-09-06T15:02:00Z">
                  <w:rPr>
                    <w:b/>
                    <w:highlight w:val="yellow"/>
                  </w:rPr>
                </w:rPrChange>
              </w:rPr>
              <w:t>Narración</w:t>
            </w:r>
          </w:p>
        </w:tc>
        <w:tc>
          <w:tcPr>
            <w:tcW w:w="2554" w:type="dxa"/>
            <w:shd w:val="clear" w:color="auto" w:fill="auto"/>
            <w:tcMar>
              <w:top w:w="100" w:type="dxa"/>
              <w:left w:w="100" w:type="dxa"/>
              <w:bottom w:w="100" w:type="dxa"/>
              <w:right w:w="100" w:type="dxa"/>
            </w:tcMar>
          </w:tcPr>
          <w:p w14:paraId="3AAFDDE3" w14:textId="77777777" w:rsidR="00C54304" w:rsidRPr="00C15A00" w:rsidRDefault="00C54304" w:rsidP="00C15A00">
            <w:pPr>
              <w:widowControl w:val="0"/>
              <w:spacing w:line="240" w:lineRule="auto"/>
              <w:jc w:val="center"/>
              <w:rPr>
                <w:b/>
                <w:rPrChange w:id="46" w:author="USER" w:date="2022-09-06T15:02:00Z">
                  <w:rPr>
                    <w:b/>
                    <w:highlight w:val="yellow"/>
                  </w:rPr>
                </w:rPrChange>
              </w:rPr>
            </w:pPr>
            <w:r w:rsidRPr="00C15A00">
              <w:rPr>
                <w:b/>
                <w:rPrChange w:id="47" w:author="USER" w:date="2022-09-06T15:02:00Z">
                  <w:rPr>
                    <w:b/>
                    <w:highlight w:val="yellow"/>
                  </w:rPr>
                </w:rPrChange>
              </w:rPr>
              <w:t xml:space="preserve">Texto </w:t>
            </w:r>
          </w:p>
        </w:tc>
      </w:tr>
      <w:tr w:rsidR="00C54304" w:rsidRPr="00C15A00" w14:paraId="4F783DBF" w14:textId="77777777" w:rsidTr="00BD7376">
        <w:tc>
          <w:tcPr>
            <w:tcW w:w="1485" w:type="dxa"/>
            <w:shd w:val="clear" w:color="auto" w:fill="auto"/>
            <w:tcMar>
              <w:top w:w="100" w:type="dxa"/>
              <w:left w:w="100" w:type="dxa"/>
              <w:bottom w:w="100" w:type="dxa"/>
              <w:right w:w="100" w:type="dxa"/>
            </w:tcMar>
          </w:tcPr>
          <w:p w14:paraId="3AA1ABEB" w14:textId="77777777" w:rsidR="00C54304" w:rsidRPr="00C15A00" w:rsidRDefault="00C54304" w:rsidP="00C15A00">
            <w:pPr>
              <w:widowControl w:val="0"/>
              <w:spacing w:line="240" w:lineRule="auto"/>
              <w:rPr>
                <w:b/>
                <w:rPrChange w:id="48" w:author="USER" w:date="2022-09-06T15:02:00Z">
                  <w:rPr>
                    <w:b/>
                    <w:highlight w:val="yellow"/>
                  </w:rPr>
                </w:rPrChange>
              </w:rPr>
            </w:pPr>
            <w:r w:rsidRPr="00C15A00">
              <w:rPr>
                <w:b/>
                <w:rPrChange w:id="49" w:author="USER" w:date="2022-09-06T15:02:00Z">
                  <w:rPr>
                    <w:b/>
                    <w:highlight w:val="yellow"/>
                  </w:rPr>
                </w:rPrChange>
              </w:rPr>
              <w:t>00:42-00:00</w:t>
            </w:r>
          </w:p>
        </w:tc>
        <w:tc>
          <w:tcPr>
            <w:tcW w:w="3525" w:type="dxa"/>
            <w:shd w:val="clear" w:color="auto" w:fill="auto"/>
            <w:tcMar>
              <w:top w:w="100" w:type="dxa"/>
              <w:left w:w="100" w:type="dxa"/>
              <w:bottom w:w="100" w:type="dxa"/>
              <w:right w:w="100" w:type="dxa"/>
            </w:tcMar>
          </w:tcPr>
          <w:p w14:paraId="674D233F" w14:textId="77777777" w:rsidR="00C54304" w:rsidRPr="00C15A00" w:rsidRDefault="00C54304" w:rsidP="00C15A00">
            <w:pPr>
              <w:widowControl w:val="0"/>
              <w:spacing w:line="240" w:lineRule="auto"/>
              <w:rPr>
                <w:color w:val="999999"/>
                <w:rPrChange w:id="50" w:author="USER" w:date="2022-09-06T15:02:00Z">
                  <w:rPr>
                    <w:color w:val="999999"/>
                    <w:highlight w:val="yellow"/>
                  </w:rPr>
                </w:rPrChange>
              </w:rPr>
            </w:pPr>
            <w:r w:rsidRPr="00C15A00">
              <w:rPr>
                <w:rPrChange w:id="51" w:author="USER" w:date="2022-09-06T15:02:00Z">
                  <w:rPr>
                    <w:highlight w:val="yellow"/>
                  </w:rPr>
                </w:rPrChange>
              </w:rPr>
              <w:t xml:space="preserve">La idea es mostrar ícono de </w:t>
            </w:r>
            <w:proofErr w:type="spellStart"/>
            <w:r w:rsidRPr="00C15A00">
              <w:rPr>
                <w:rPrChange w:id="52" w:author="USER" w:date="2022-09-06T15:02:00Z">
                  <w:rPr>
                    <w:highlight w:val="yellow"/>
                  </w:rPr>
                </w:rPrChange>
              </w:rPr>
              <w:t>windows</w:t>
            </w:r>
            <w:proofErr w:type="spellEnd"/>
            <w:r w:rsidRPr="00C15A00">
              <w:rPr>
                <w:rPrChange w:id="53" w:author="USER" w:date="2022-09-06T15:02:00Z">
                  <w:rPr>
                    <w:highlight w:val="yellow"/>
                  </w:rPr>
                </w:rPrChange>
              </w:rPr>
              <w:t xml:space="preserve">, </w:t>
            </w:r>
            <w:proofErr w:type="spellStart"/>
            <w:r w:rsidRPr="00C15A00">
              <w:rPr>
                <w:rPrChange w:id="54" w:author="USER" w:date="2022-09-06T15:02:00Z">
                  <w:rPr>
                    <w:highlight w:val="yellow"/>
                  </w:rPr>
                </w:rPrChange>
              </w:rPr>
              <w:t>linux</w:t>
            </w:r>
            <w:proofErr w:type="spellEnd"/>
            <w:r w:rsidRPr="00C15A00">
              <w:rPr>
                <w:rPrChange w:id="55" w:author="USER" w:date="2022-09-06T15:02:00Z">
                  <w:rPr>
                    <w:highlight w:val="yellow"/>
                  </w:rPr>
                </w:rPrChange>
              </w:rPr>
              <w:t xml:space="preserve">, </w:t>
            </w:r>
            <w:proofErr w:type="spellStart"/>
            <w:r w:rsidRPr="00C15A00">
              <w:rPr>
                <w:rPrChange w:id="56" w:author="USER" w:date="2022-09-06T15:02:00Z">
                  <w:rPr>
                    <w:highlight w:val="yellow"/>
                  </w:rPr>
                </w:rPrChange>
              </w:rPr>
              <w:t>unix</w:t>
            </w:r>
            <w:proofErr w:type="spellEnd"/>
            <w:r w:rsidRPr="00C15A00">
              <w:rPr>
                <w:color w:val="999999"/>
                <w:rPrChange w:id="57" w:author="USER" w:date="2022-09-06T15:02:00Z">
                  <w:rPr>
                    <w:color w:val="999999"/>
                    <w:highlight w:val="yellow"/>
                  </w:rPr>
                </w:rPrChange>
              </w:rPr>
              <w:t>.</w:t>
            </w:r>
          </w:p>
          <w:p w14:paraId="154E0FAA" w14:textId="77777777" w:rsidR="00C54304" w:rsidRPr="00C15A00" w:rsidRDefault="00C54304" w:rsidP="00C15A00">
            <w:pPr>
              <w:widowControl w:val="0"/>
              <w:spacing w:line="240" w:lineRule="auto"/>
              <w:rPr>
                <w:color w:val="999999"/>
                <w:rPrChange w:id="58" w:author="USER" w:date="2022-09-06T15:02:00Z">
                  <w:rPr>
                    <w:color w:val="999999"/>
                    <w:highlight w:val="yellow"/>
                  </w:rPr>
                </w:rPrChange>
              </w:rPr>
            </w:pPr>
          </w:p>
          <w:p w14:paraId="6EBBB62F" w14:textId="77777777" w:rsidR="00C54304" w:rsidRPr="00C15A00" w:rsidRDefault="00C54304" w:rsidP="00C15A00">
            <w:pPr>
              <w:widowControl w:val="0"/>
              <w:spacing w:line="240" w:lineRule="auto"/>
              <w:rPr>
                <w:color w:val="999999"/>
                <w:rPrChange w:id="59" w:author="USER" w:date="2022-09-06T15:02:00Z">
                  <w:rPr>
                    <w:color w:val="999999"/>
                    <w:highlight w:val="yellow"/>
                  </w:rPr>
                </w:rPrChange>
              </w:rPr>
            </w:pPr>
            <w:r w:rsidRPr="00C15A00">
              <w:rPr>
                <w:noProof/>
                <w:lang w:val="es-CO"/>
                <w:rPrChange w:id="60" w:author="USER" w:date="2022-09-06T15:02:00Z">
                  <w:rPr>
                    <w:noProof/>
                    <w:highlight w:val="yellow"/>
                    <w:lang w:val="es-CO"/>
                  </w:rPr>
                </w:rPrChange>
              </w:rPr>
              <w:drawing>
                <wp:inline distT="0" distB="0" distL="0" distR="0" wp14:anchorId="6ED2ACA1" wp14:editId="23358936">
                  <wp:extent cx="1784874" cy="1249680"/>
                  <wp:effectExtent l="0" t="0" r="6350" b="7620"/>
                  <wp:docPr id="136" name="Imagen 136" descr="Viersen, Alemania - 9 de enero. 2022: Cierre del teléfono móvil con las letras del logotipo del sistema operativo windows 10 y 11 en el teclado de la computadora (enfoque en el centro de las letras superi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ersen, Alemania - 9 de enero. 2022: Cierre del teléfono móvil con las letras del logotipo del sistema operativo windows 10 y 11 en el teclado de la computadora (enfoque en el centro de las letras superior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89603" cy="1252991"/>
                          </a:xfrm>
                          <a:prstGeom prst="rect">
                            <a:avLst/>
                          </a:prstGeom>
                          <a:noFill/>
                          <a:ln>
                            <a:noFill/>
                          </a:ln>
                        </pic:spPr>
                      </pic:pic>
                    </a:graphicData>
                  </a:graphic>
                </wp:inline>
              </w:drawing>
            </w:r>
          </w:p>
          <w:p w14:paraId="32492994" w14:textId="77777777" w:rsidR="00C54304" w:rsidRPr="00C15A00" w:rsidRDefault="00C54304" w:rsidP="00C15A00">
            <w:pPr>
              <w:widowControl w:val="0"/>
              <w:spacing w:line="240" w:lineRule="auto"/>
              <w:rPr>
                <w:color w:val="999999"/>
                <w:rPrChange w:id="61" w:author="USER" w:date="2022-09-06T15:02:00Z">
                  <w:rPr>
                    <w:color w:val="999999"/>
                    <w:highlight w:val="yellow"/>
                  </w:rPr>
                </w:rPrChange>
              </w:rPr>
            </w:pPr>
            <w:r w:rsidRPr="00C15A00">
              <w:rPr>
                <w:rPrChange w:id="62" w:author="USER" w:date="2022-09-06T15:02:00Z">
                  <w:rPr>
                    <w:highlight w:val="yellow"/>
                  </w:rPr>
                </w:rPrChange>
              </w:rPr>
              <w:t xml:space="preserve">Imagen de referencia </w:t>
            </w:r>
            <w:r w:rsidRPr="00C15A00">
              <w:fldChar w:fldCharType="begin"/>
            </w:r>
            <w:r w:rsidRPr="00C15A00">
              <w:instrText xml:space="preserve"> HYPERLINK "https://image.shutterstock.com/image-photo/viersen-germany-january-9-2022-600w-2114885210.jpg" </w:instrText>
            </w:r>
            <w:r w:rsidRPr="00C15A00">
              <w:fldChar w:fldCharType="separate"/>
            </w:r>
            <w:r w:rsidRPr="00C15A00">
              <w:rPr>
                <w:rStyle w:val="Hipervnculo"/>
                <w:rPrChange w:id="63" w:author="USER" w:date="2022-09-06T15:02:00Z">
                  <w:rPr>
                    <w:rStyle w:val="Hipervnculo"/>
                    <w:highlight w:val="yellow"/>
                  </w:rPr>
                </w:rPrChange>
              </w:rPr>
              <w:t>https://image.shutterstock.com/image-photo/viersen-germany-january-9-2022-600w-2114885210.jpg</w:t>
            </w:r>
            <w:r w:rsidRPr="00C15A00">
              <w:rPr>
                <w:rStyle w:val="Hipervnculo"/>
                <w:rPrChange w:id="64" w:author="USER" w:date="2022-09-06T15:02:00Z">
                  <w:rPr>
                    <w:rStyle w:val="Hipervnculo"/>
                    <w:highlight w:val="yellow"/>
                  </w:rPr>
                </w:rPrChange>
              </w:rPr>
              <w:fldChar w:fldCharType="end"/>
            </w:r>
            <w:r w:rsidRPr="00C15A00">
              <w:rPr>
                <w:rPrChange w:id="65" w:author="USER" w:date="2022-09-06T15:02:00Z">
                  <w:rPr>
                    <w:highlight w:val="yellow"/>
                  </w:rPr>
                </w:rPrChange>
              </w:rPr>
              <w:t xml:space="preserve"> </w:t>
            </w:r>
            <w:r w:rsidRPr="00C15A00">
              <w:rPr>
                <w:color w:val="999999"/>
                <w:rPrChange w:id="66" w:author="USER" w:date="2022-09-06T15:02:00Z">
                  <w:rPr>
                    <w:color w:val="999999"/>
                    <w:highlight w:val="yellow"/>
                  </w:rPr>
                </w:rPrChange>
              </w:rPr>
              <w:t xml:space="preserve"> </w:t>
            </w:r>
          </w:p>
          <w:p w14:paraId="3BCCDA06" w14:textId="77777777" w:rsidR="00C54304" w:rsidRPr="00C15A00" w:rsidRDefault="00C54304" w:rsidP="00C15A00">
            <w:pPr>
              <w:widowControl w:val="0"/>
              <w:spacing w:line="240" w:lineRule="auto"/>
              <w:rPr>
                <w:rPrChange w:id="67" w:author="USER" w:date="2022-09-06T15:02:00Z">
                  <w:rPr>
                    <w:highlight w:val="yellow"/>
                  </w:rPr>
                </w:rPrChange>
              </w:rPr>
            </w:pPr>
            <w:r w:rsidRPr="00C15A00">
              <w:rPr>
                <w:rPrChange w:id="68" w:author="USER" w:date="2022-09-06T15:02:00Z">
                  <w:rPr>
                    <w:highlight w:val="yellow"/>
                  </w:rPr>
                </w:rPrChange>
              </w:rPr>
              <w:t>228130_i1</w:t>
            </w:r>
          </w:p>
          <w:p w14:paraId="3CD4E80E" w14:textId="77777777" w:rsidR="00C54304" w:rsidRPr="00C15A00" w:rsidRDefault="00C54304" w:rsidP="00C15A00">
            <w:pPr>
              <w:widowControl w:val="0"/>
              <w:spacing w:line="240" w:lineRule="auto"/>
              <w:rPr>
                <w:color w:val="999999"/>
                <w:rPrChange w:id="69" w:author="USER" w:date="2022-09-06T15:02:00Z">
                  <w:rPr>
                    <w:color w:val="999999"/>
                    <w:highlight w:val="yellow"/>
                  </w:rPr>
                </w:rPrChange>
              </w:rPr>
            </w:pPr>
            <w:r w:rsidRPr="00C15A00">
              <w:rPr>
                <w:noProof/>
                <w:lang w:val="es-CO"/>
                <w:rPrChange w:id="70" w:author="USER" w:date="2022-09-06T15:02:00Z">
                  <w:rPr>
                    <w:noProof/>
                    <w:highlight w:val="yellow"/>
                    <w:lang w:val="es-CO"/>
                  </w:rPr>
                </w:rPrChange>
              </w:rPr>
              <w:drawing>
                <wp:inline distT="0" distB="0" distL="0" distR="0" wp14:anchorId="57DDA5AC" wp14:editId="6D299524">
                  <wp:extent cx="1744061" cy="1221105"/>
                  <wp:effectExtent l="0" t="0" r="8890" b="0"/>
                  <wp:docPr id="137" name="Imagen 137" descr="Ilustración del sistema operativo Linux y arte pingü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lustración del sistema operativo Linux y arte pingüin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47159" cy="1223274"/>
                          </a:xfrm>
                          <a:prstGeom prst="rect">
                            <a:avLst/>
                          </a:prstGeom>
                          <a:noFill/>
                          <a:ln>
                            <a:noFill/>
                          </a:ln>
                        </pic:spPr>
                      </pic:pic>
                    </a:graphicData>
                  </a:graphic>
                </wp:inline>
              </w:drawing>
            </w:r>
          </w:p>
          <w:p w14:paraId="4ED72CB0" w14:textId="77777777" w:rsidR="00C54304" w:rsidRPr="00C15A00" w:rsidRDefault="00C54304" w:rsidP="00C15A00">
            <w:pPr>
              <w:widowControl w:val="0"/>
              <w:spacing w:line="240" w:lineRule="auto"/>
              <w:rPr>
                <w:color w:val="999999"/>
                <w:rPrChange w:id="71" w:author="USER" w:date="2022-09-06T15:02:00Z">
                  <w:rPr>
                    <w:color w:val="999999"/>
                    <w:highlight w:val="yellow"/>
                  </w:rPr>
                </w:rPrChange>
              </w:rPr>
            </w:pPr>
            <w:r w:rsidRPr="00C15A00">
              <w:rPr>
                <w:rPrChange w:id="72" w:author="USER" w:date="2022-09-06T15:02:00Z">
                  <w:rPr>
                    <w:highlight w:val="yellow"/>
                  </w:rPr>
                </w:rPrChange>
              </w:rPr>
              <w:lastRenderedPageBreak/>
              <w:t xml:space="preserve">Imagen de referencia </w:t>
            </w:r>
            <w:r w:rsidRPr="00C15A00">
              <w:fldChar w:fldCharType="begin"/>
            </w:r>
            <w:r w:rsidRPr="00C15A00">
              <w:instrText xml:space="preserve"> HYPERLINK "https://image.shutterstock.com/image-vector/linux-operating-system-illustration-penguin-600w-2154404005.jpg" </w:instrText>
            </w:r>
            <w:r w:rsidRPr="00C15A00">
              <w:fldChar w:fldCharType="separate"/>
            </w:r>
            <w:r w:rsidRPr="00C15A00">
              <w:rPr>
                <w:rStyle w:val="Hipervnculo"/>
                <w:rPrChange w:id="73" w:author="USER" w:date="2022-09-06T15:02:00Z">
                  <w:rPr>
                    <w:rStyle w:val="Hipervnculo"/>
                    <w:highlight w:val="yellow"/>
                  </w:rPr>
                </w:rPrChange>
              </w:rPr>
              <w:t>https://image.shutterstock.com/image-vector/linux-operating-system-illustration-penguin-600w-2154404005.jpg</w:t>
            </w:r>
            <w:r w:rsidRPr="00C15A00">
              <w:rPr>
                <w:rStyle w:val="Hipervnculo"/>
                <w:rPrChange w:id="74" w:author="USER" w:date="2022-09-06T15:02:00Z">
                  <w:rPr>
                    <w:rStyle w:val="Hipervnculo"/>
                    <w:highlight w:val="yellow"/>
                  </w:rPr>
                </w:rPrChange>
              </w:rPr>
              <w:fldChar w:fldCharType="end"/>
            </w:r>
            <w:r w:rsidRPr="00C15A00">
              <w:rPr>
                <w:rPrChange w:id="75" w:author="USER" w:date="2022-09-06T15:02:00Z">
                  <w:rPr>
                    <w:highlight w:val="yellow"/>
                  </w:rPr>
                </w:rPrChange>
              </w:rPr>
              <w:t xml:space="preserve"> </w:t>
            </w:r>
          </w:p>
          <w:p w14:paraId="2FDA4058" w14:textId="77777777" w:rsidR="00C54304" w:rsidRPr="00C15A00" w:rsidRDefault="00C54304" w:rsidP="00C15A00">
            <w:pPr>
              <w:widowControl w:val="0"/>
              <w:spacing w:line="240" w:lineRule="auto"/>
              <w:rPr>
                <w:rPrChange w:id="76" w:author="USER" w:date="2022-09-06T15:02:00Z">
                  <w:rPr>
                    <w:highlight w:val="yellow"/>
                  </w:rPr>
                </w:rPrChange>
              </w:rPr>
            </w:pPr>
            <w:r w:rsidRPr="00C15A00">
              <w:rPr>
                <w:rPrChange w:id="77" w:author="USER" w:date="2022-09-06T15:02:00Z">
                  <w:rPr>
                    <w:highlight w:val="yellow"/>
                  </w:rPr>
                </w:rPrChange>
              </w:rPr>
              <w:t>228130_i2</w:t>
            </w:r>
          </w:p>
          <w:p w14:paraId="62E332BA" w14:textId="77777777" w:rsidR="00C54304" w:rsidRPr="00C15A00" w:rsidRDefault="00C54304" w:rsidP="00C15A00">
            <w:pPr>
              <w:widowControl w:val="0"/>
              <w:spacing w:line="240" w:lineRule="auto"/>
              <w:rPr>
                <w:color w:val="999999"/>
                <w:rPrChange w:id="78" w:author="USER" w:date="2022-09-06T15:02:00Z">
                  <w:rPr>
                    <w:color w:val="999999"/>
                    <w:highlight w:val="yellow"/>
                  </w:rPr>
                </w:rPrChange>
              </w:rPr>
            </w:pPr>
          </w:p>
          <w:p w14:paraId="411E03B4" w14:textId="77777777" w:rsidR="00C54304" w:rsidRPr="00C15A00" w:rsidRDefault="00C54304" w:rsidP="00C15A00">
            <w:pPr>
              <w:widowControl w:val="0"/>
              <w:spacing w:line="240" w:lineRule="auto"/>
              <w:rPr>
                <w:color w:val="999999"/>
                <w:rPrChange w:id="79" w:author="USER" w:date="2022-09-06T15:02:00Z">
                  <w:rPr>
                    <w:color w:val="999999"/>
                    <w:highlight w:val="yellow"/>
                  </w:rPr>
                </w:rPrChange>
              </w:rPr>
            </w:pPr>
            <w:r w:rsidRPr="00C15A00">
              <w:rPr>
                <w:noProof/>
                <w:lang w:val="es-CO"/>
                <w:rPrChange w:id="80" w:author="USER" w:date="2022-09-06T15:02:00Z">
                  <w:rPr>
                    <w:noProof/>
                    <w:highlight w:val="yellow"/>
                    <w:lang w:val="es-CO"/>
                  </w:rPr>
                </w:rPrChange>
              </w:rPr>
              <w:drawing>
                <wp:inline distT="0" distB="0" distL="0" distR="0" wp14:anchorId="6F4B883A" wp14:editId="3FB6068A">
                  <wp:extent cx="1711325" cy="1198185"/>
                  <wp:effectExtent l="0" t="0" r="3175" b="2540"/>
                  <wp:docPr id="139" name="Imagen 139" descr="UNIX as a binary code 3D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IX as a binary code 3D illustra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15207" cy="1200903"/>
                          </a:xfrm>
                          <a:prstGeom prst="rect">
                            <a:avLst/>
                          </a:prstGeom>
                          <a:noFill/>
                          <a:ln>
                            <a:noFill/>
                          </a:ln>
                        </pic:spPr>
                      </pic:pic>
                    </a:graphicData>
                  </a:graphic>
                </wp:inline>
              </w:drawing>
            </w:r>
          </w:p>
          <w:p w14:paraId="3780ED14" w14:textId="77777777" w:rsidR="00C54304" w:rsidRPr="00C15A00" w:rsidRDefault="00C54304" w:rsidP="00C15A00">
            <w:pPr>
              <w:widowControl w:val="0"/>
              <w:spacing w:line="240" w:lineRule="auto"/>
              <w:rPr>
                <w:rPrChange w:id="81" w:author="USER" w:date="2022-09-06T15:02:00Z">
                  <w:rPr>
                    <w:highlight w:val="yellow"/>
                  </w:rPr>
                </w:rPrChange>
              </w:rPr>
            </w:pPr>
            <w:r w:rsidRPr="00C15A00">
              <w:rPr>
                <w:rPrChange w:id="82" w:author="USER" w:date="2022-09-06T15:02:00Z">
                  <w:rPr>
                    <w:highlight w:val="yellow"/>
                  </w:rPr>
                </w:rPrChange>
              </w:rPr>
              <w:t xml:space="preserve">Imagen de referencia </w:t>
            </w:r>
          </w:p>
          <w:p w14:paraId="6813E630" w14:textId="77777777" w:rsidR="00C54304" w:rsidRPr="00C15A00" w:rsidRDefault="00000000" w:rsidP="00C15A00">
            <w:pPr>
              <w:widowControl w:val="0"/>
              <w:spacing w:line="240" w:lineRule="auto"/>
              <w:rPr>
                <w:color w:val="999999"/>
                <w:rPrChange w:id="83" w:author="USER" w:date="2022-09-06T15:02:00Z">
                  <w:rPr>
                    <w:color w:val="999999"/>
                    <w:highlight w:val="yellow"/>
                  </w:rPr>
                </w:rPrChange>
              </w:rPr>
            </w:pPr>
            <w:r w:rsidRPr="00C15A00">
              <w:fldChar w:fldCharType="begin"/>
            </w:r>
            <w:r w:rsidRPr="00C15A00">
              <w:instrText xml:space="preserve"> HYPERLINK "https://image.shutterstock.com/image-illustration/unix-binary-code-3d-illustration-600w-474711217.jpg" </w:instrText>
            </w:r>
            <w:r w:rsidRPr="00C15A00">
              <w:fldChar w:fldCharType="separate"/>
            </w:r>
            <w:r w:rsidR="00C54304" w:rsidRPr="00C15A00">
              <w:rPr>
                <w:rStyle w:val="Hipervnculo"/>
                <w:rPrChange w:id="84" w:author="USER" w:date="2022-09-06T15:02:00Z">
                  <w:rPr>
                    <w:rStyle w:val="Hipervnculo"/>
                    <w:highlight w:val="yellow"/>
                  </w:rPr>
                </w:rPrChange>
              </w:rPr>
              <w:t>https://image.shutterstock.com/image-illustration/unix-binary-code-3d-illustration-600w-474711217.jpg</w:t>
            </w:r>
            <w:r w:rsidRPr="00C15A00">
              <w:rPr>
                <w:rStyle w:val="Hipervnculo"/>
                <w:rPrChange w:id="85" w:author="USER" w:date="2022-09-06T15:02:00Z">
                  <w:rPr>
                    <w:rStyle w:val="Hipervnculo"/>
                    <w:highlight w:val="yellow"/>
                  </w:rPr>
                </w:rPrChange>
              </w:rPr>
              <w:fldChar w:fldCharType="end"/>
            </w:r>
            <w:r w:rsidR="00C54304" w:rsidRPr="00C15A00">
              <w:rPr>
                <w:color w:val="999999"/>
                <w:rPrChange w:id="86" w:author="USER" w:date="2022-09-06T15:02:00Z">
                  <w:rPr>
                    <w:color w:val="999999"/>
                    <w:highlight w:val="yellow"/>
                  </w:rPr>
                </w:rPrChange>
              </w:rPr>
              <w:t xml:space="preserve"> </w:t>
            </w:r>
          </w:p>
          <w:p w14:paraId="5E72BC0B" w14:textId="77777777" w:rsidR="00C54304" w:rsidRPr="00C15A00" w:rsidRDefault="00C54304" w:rsidP="00C15A00">
            <w:pPr>
              <w:widowControl w:val="0"/>
              <w:spacing w:line="240" w:lineRule="auto"/>
              <w:rPr>
                <w:color w:val="999999"/>
                <w:rPrChange w:id="87" w:author="USER" w:date="2022-09-06T15:02:00Z">
                  <w:rPr>
                    <w:color w:val="999999"/>
                    <w:highlight w:val="yellow"/>
                  </w:rPr>
                </w:rPrChange>
              </w:rPr>
            </w:pPr>
            <w:r w:rsidRPr="00C15A00">
              <w:rPr>
                <w:rPrChange w:id="88" w:author="USER" w:date="2022-09-06T15:02:00Z">
                  <w:rPr>
                    <w:highlight w:val="yellow"/>
                  </w:rPr>
                </w:rPrChange>
              </w:rPr>
              <w:t>228130_i3</w:t>
            </w:r>
          </w:p>
        </w:tc>
        <w:tc>
          <w:tcPr>
            <w:tcW w:w="2070" w:type="dxa"/>
            <w:shd w:val="clear" w:color="auto" w:fill="auto"/>
            <w:tcMar>
              <w:top w:w="100" w:type="dxa"/>
              <w:left w:w="100" w:type="dxa"/>
              <w:bottom w:w="100" w:type="dxa"/>
              <w:right w:w="100" w:type="dxa"/>
            </w:tcMar>
          </w:tcPr>
          <w:p w14:paraId="72A4CE74" w14:textId="77777777" w:rsidR="00C54304" w:rsidRPr="00C15A00" w:rsidRDefault="00C54304" w:rsidP="00C15A00">
            <w:pPr>
              <w:widowControl w:val="0"/>
              <w:spacing w:line="240" w:lineRule="auto"/>
              <w:rPr>
                <w:rPrChange w:id="89" w:author="USER" w:date="2022-09-06T15:02:00Z">
                  <w:rPr>
                    <w:highlight w:val="yellow"/>
                  </w:rPr>
                </w:rPrChange>
              </w:rPr>
            </w:pPr>
            <w:r w:rsidRPr="00C15A00">
              <w:rPr>
                <w:rPrChange w:id="90" w:author="USER" w:date="2022-09-06T15:02:00Z">
                  <w:rPr>
                    <w:highlight w:val="yellow"/>
                  </w:rPr>
                </w:rPrChange>
              </w:rPr>
              <w:lastRenderedPageBreak/>
              <w:t>N/A</w:t>
            </w:r>
          </w:p>
        </w:tc>
        <w:tc>
          <w:tcPr>
            <w:tcW w:w="4815" w:type="dxa"/>
            <w:shd w:val="clear" w:color="auto" w:fill="auto"/>
            <w:tcMar>
              <w:top w:w="100" w:type="dxa"/>
              <w:left w:w="100" w:type="dxa"/>
              <w:bottom w:w="100" w:type="dxa"/>
              <w:right w:w="100" w:type="dxa"/>
            </w:tcMar>
          </w:tcPr>
          <w:p w14:paraId="37913DE3" w14:textId="77777777" w:rsidR="00C54304" w:rsidRPr="00C15A00" w:rsidRDefault="00C54304" w:rsidP="00C15A00">
            <w:pPr>
              <w:widowControl w:val="0"/>
              <w:spacing w:line="240" w:lineRule="auto"/>
              <w:rPr>
                <w:rPrChange w:id="91" w:author="USER" w:date="2022-09-06T15:02:00Z">
                  <w:rPr>
                    <w:highlight w:val="yellow"/>
                  </w:rPr>
                </w:rPrChange>
              </w:rPr>
            </w:pPr>
          </w:p>
        </w:tc>
        <w:tc>
          <w:tcPr>
            <w:tcW w:w="2554" w:type="dxa"/>
            <w:shd w:val="clear" w:color="auto" w:fill="auto"/>
            <w:tcMar>
              <w:top w:w="100" w:type="dxa"/>
              <w:left w:w="100" w:type="dxa"/>
              <w:bottom w:w="100" w:type="dxa"/>
              <w:right w:w="100" w:type="dxa"/>
            </w:tcMar>
          </w:tcPr>
          <w:p w14:paraId="5A001025" w14:textId="6C985724" w:rsidR="00C54304" w:rsidRPr="00C15A00" w:rsidRDefault="00C54304" w:rsidP="00C15A00">
            <w:pPr>
              <w:widowControl w:val="0"/>
              <w:spacing w:line="240" w:lineRule="auto"/>
              <w:rPr>
                <w:rPrChange w:id="92" w:author="USER" w:date="2022-09-06T15:02:00Z">
                  <w:rPr>
                    <w:highlight w:val="yellow"/>
                  </w:rPr>
                </w:rPrChange>
              </w:rPr>
            </w:pPr>
            <w:r w:rsidRPr="00C15A00">
              <w:rPr>
                <w:rPrChange w:id="93" w:author="USER" w:date="2022-09-06T15:02:00Z">
                  <w:rPr>
                    <w:highlight w:val="yellow"/>
                  </w:rPr>
                </w:rPrChange>
              </w:rPr>
              <w:t xml:space="preserve">Ya está grabado por el Experto, ubicado en la carpeta anexos, archivo: </w:t>
            </w:r>
            <w:r w:rsidR="000B4D75" w:rsidRPr="00C15A00">
              <w:rPr>
                <w:rPrChange w:id="94" w:author="USER" w:date="2022-09-06T15:02:00Z">
                  <w:rPr>
                    <w:highlight w:val="yellow"/>
                  </w:rPr>
                </w:rPrChange>
              </w:rPr>
              <w:t>228130</w:t>
            </w:r>
            <w:r w:rsidRPr="00C15A00">
              <w:rPr>
                <w:rPrChange w:id="95" w:author="USER" w:date="2022-09-06T15:02:00Z">
                  <w:rPr>
                    <w:highlight w:val="yellow"/>
                  </w:rPr>
                </w:rPrChange>
              </w:rPr>
              <w:t>_v1.mp4</w:t>
            </w:r>
          </w:p>
        </w:tc>
      </w:tr>
      <w:tr w:rsidR="00C54304" w:rsidRPr="00C15A00" w14:paraId="36360629" w14:textId="77777777" w:rsidTr="00BD7376">
        <w:tc>
          <w:tcPr>
            <w:tcW w:w="1485" w:type="dxa"/>
            <w:shd w:val="clear" w:color="auto" w:fill="auto"/>
            <w:tcMar>
              <w:top w:w="100" w:type="dxa"/>
              <w:left w:w="100" w:type="dxa"/>
              <w:bottom w:w="100" w:type="dxa"/>
              <w:right w:w="100" w:type="dxa"/>
            </w:tcMar>
          </w:tcPr>
          <w:p w14:paraId="52E5AE37" w14:textId="77777777" w:rsidR="00C54304" w:rsidRPr="00C15A00" w:rsidRDefault="00C54304" w:rsidP="00C15A00">
            <w:pPr>
              <w:widowControl w:val="0"/>
              <w:spacing w:line="240" w:lineRule="auto"/>
              <w:rPr>
                <w:b/>
                <w:rPrChange w:id="96" w:author="USER" w:date="2022-09-06T15:02:00Z">
                  <w:rPr>
                    <w:b/>
                    <w:highlight w:val="yellow"/>
                  </w:rPr>
                </w:rPrChange>
              </w:rPr>
            </w:pPr>
            <w:r w:rsidRPr="00C15A00">
              <w:rPr>
                <w:b/>
                <w:rPrChange w:id="97" w:author="USER" w:date="2022-09-06T15:02:00Z">
                  <w:rPr>
                    <w:b/>
                    <w:highlight w:val="yellow"/>
                  </w:rPr>
                </w:rPrChange>
              </w:rPr>
              <w:t>01:11:00</w:t>
            </w:r>
          </w:p>
        </w:tc>
        <w:tc>
          <w:tcPr>
            <w:tcW w:w="3525" w:type="dxa"/>
            <w:shd w:val="clear" w:color="auto" w:fill="auto"/>
            <w:tcMar>
              <w:top w:w="100" w:type="dxa"/>
              <w:left w:w="100" w:type="dxa"/>
              <w:bottom w:w="100" w:type="dxa"/>
              <w:right w:w="100" w:type="dxa"/>
            </w:tcMar>
          </w:tcPr>
          <w:p w14:paraId="5059480D" w14:textId="77777777" w:rsidR="00C54304" w:rsidRPr="00C15A00" w:rsidRDefault="00C54304" w:rsidP="00C15A00">
            <w:pPr>
              <w:widowControl w:val="0"/>
              <w:spacing w:line="240" w:lineRule="auto"/>
              <w:rPr>
                <w:rPrChange w:id="98" w:author="USER" w:date="2022-09-06T15:02:00Z">
                  <w:rPr>
                    <w:highlight w:val="yellow"/>
                  </w:rPr>
                </w:rPrChange>
              </w:rPr>
            </w:pPr>
            <w:r w:rsidRPr="00C15A00">
              <w:rPr>
                <w:rPrChange w:id="99" w:author="USER" w:date="2022-09-06T15:02:00Z">
                  <w:rPr>
                    <w:highlight w:val="yellow"/>
                  </w:rPr>
                </w:rPrChange>
              </w:rPr>
              <w:t>Colocar imágenes que asemejen tipos de licenciamiento.</w:t>
            </w:r>
          </w:p>
          <w:p w14:paraId="0C2DECEC" w14:textId="77777777" w:rsidR="00C54304" w:rsidRPr="00C15A00" w:rsidRDefault="00C54304" w:rsidP="00C15A00">
            <w:pPr>
              <w:widowControl w:val="0"/>
              <w:spacing w:line="240" w:lineRule="auto"/>
              <w:rPr>
                <w:color w:val="999999"/>
                <w:rPrChange w:id="100" w:author="USER" w:date="2022-09-06T15:02:00Z">
                  <w:rPr>
                    <w:color w:val="999999"/>
                    <w:highlight w:val="yellow"/>
                  </w:rPr>
                </w:rPrChange>
              </w:rPr>
            </w:pPr>
          </w:p>
          <w:p w14:paraId="58E6D72D" w14:textId="77777777" w:rsidR="00C54304" w:rsidRPr="00C15A00" w:rsidRDefault="00C54304" w:rsidP="00C15A00">
            <w:pPr>
              <w:widowControl w:val="0"/>
              <w:spacing w:line="240" w:lineRule="auto"/>
              <w:rPr>
                <w:color w:val="999999"/>
                <w:rPrChange w:id="101" w:author="USER" w:date="2022-09-06T15:02:00Z">
                  <w:rPr>
                    <w:color w:val="999999"/>
                    <w:highlight w:val="yellow"/>
                  </w:rPr>
                </w:rPrChange>
              </w:rPr>
            </w:pPr>
            <w:r w:rsidRPr="00C15A00">
              <w:rPr>
                <w:noProof/>
                <w:lang w:val="es-CO"/>
                <w:rPrChange w:id="102" w:author="USER" w:date="2022-09-06T15:02:00Z">
                  <w:rPr>
                    <w:noProof/>
                    <w:highlight w:val="yellow"/>
                    <w:lang w:val="es-CO"/>
                  </w:rPr>
                </w:rPrChange>
              </w:rPr>
              <w:lastRenderedPageBreak/>
              <w:drawing>
                <wp:inline distT="0" distB="0" distL="0" distR="0" wp14:anchorId="4525C482" wp14:editId="54F08A0A">
                  <wp:extent cx="1733466" cy="1791335"/>
                  <wp:effectExtent l="0" t="0" r="635" b="0"/>
                  <wp:docPr id="140" name="Imagen 140" descr="Diseño digital de software, ilustración vectorial, paso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seño digital de software, ilustración vectorial, pasos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38745" cy="1796790"/>
                          </a:xfrm>
                          <a:prstGeom prst="rect">
                            <a:avLst/>
                          </a:prstGeom>
                          <a:noFill/>
                          <a:ln>
                            <a:noFill/>
                          </a:ln>
                        </pic:spPr>
                      </pic:pic>
                    </a:graphicData>
                  </a:graphic>
                </wp:inline>
              </w:drawing>
            </w:r>
          </w:p>
          <w:p w14:paraId="2AD9B117" w14:textId="77777777" w:rsidR="00C54304" w:rsidRPr="00C15A00" w:rsidRDefault="00C54304" w:rsidP="00C15A00">
            <w:pPr>
              <w:widowControl w:val="0"/>
              <w:spacing w:line="240" w:lineRule="auto"/>
              <w:rPr>
                <w:color w:val="999999"/>
                <w:rPrChange w:id="103" w:author="USER" w:date="2022-09-06T15:02:00Z">
                  <w:rPr>
                    <w:color w:val="999999"/>
                    <w:highlight w:val="yellow"/>
                  </w:rPr>
                </w:rPrChange>
              </w:rPr>
            </w:pPr>
            <w:r w:rsidRPr="00C15A00">
              <w:rPr>
                <w:rPrChange w:id="104" w:author="USER" w:date="2022-09-06T15:02:00Z">
                  <w:rPr>
                    <w:highlight w:val="yellow"/>
                  </w:rPr>
                </w:rPrChange>
              </w:rPr>
              <w:t xml:space="preserve">Imagen de referencia </w:t>
            </w:r>
            <w:r w:rsidRPr="00C15A00">
              <w:fldChar w:fldCharType="begin"/>
            </w:r>
            <w:r w:rsidRPr="00C15A00">
              <w:instrText xml:space="preserve"> HYPERLINK "https://image.shutterstock.com/image-vector/software-digital-design-vector-illustration-600w-309445355.jpg" </w:instrText>
            </w:r>
            <w:r w:rsidRPr="00C15A00">
              <w:fldChar w:fldCharType="separate"/>
            </w:r>
            <w:r w:rsidRPr="00C15A00">
              <w:rPr>
                <w:rStyle w:val="Hipervnculo"/>
                <w:rPrChange w:id="105" w:author="USER" w:date="2022-09-06T15:02:00Z">
                  <w:rPr>
                    <w:rStyle w:val="Hipervnculo"/>
                    <w:highlight w:val="yellow"/>
                  </w:rPr>
                </w:rPrChange>
              </w:rPr>
              <w:t>https://image.shutterstock.com/image-vector/software-digital-design-vector-illustration-600w-309445355.jpg</w:t>
            </w:r>
            <w:r w:rsidRPr="00C15A00">
              <w:rPr>
                <w:rStyle w:val="Hipervnculo"/>
                <w:rPrChange w:id="106" w:author="USER" w:date="2022-09-06T15:02:00Z">
                  <w:rPr>
                    <w:rStyle w:val="Hipervnculo"/>
                    <w:highlight w:val="yellow"/>
                  </w:rPr>
                </w:rPrChange>
              </w:rPr>
              <w:fldChar w:fldCharType="end"/>
            </w:r>
            <w:r w:rsidRPr="00C15A00">
              <w:rPr>
                <w:rPrChange w:id="107" w:author="USER" w:date="2022-09-06T15:02:00Z">
                  <w:rPr>
                    <w:highlight w:val="yellow"/>
                  </w:rPr>
                </w:rPrChange>
              </w:rPr>
              <w:t xml:space="preserve"> </w:t>
            </w:r>
          </w:p>
          <w:p w14:paraId="7C6B8DBA" w14:textId="77777777" w:rsidR="00C54304" w:rsidRPr="00C15A00" w:rsidRDefault="00C54304" w:rsidP="00C15A00">
            <w:pPr>
              <w:widowControl w:val="0"/>
              <w:spacing w:line="240" w:lineRule="auto"/>
              <w:rPr>
                <w:rPrChange w:id="108" w:author="USER" w:date="2022-09-06T15:02:00Z">
                  <w:rPr>
                    <w:highlight w:val="yellow"/>
                  </w:rPr>
                </w:rPrChange>
              </w:rPr>
            </w:pPr>
            <w:r w:rsidRPr="00C15A00">
              <w:rPr>
                <w:rPrChange w:id="109" w:author="USER" w:date="2022-09-06T15:02:00Z">
                  <w:rPr>
                    <w:highlight w:val="yellow"/>
                  </w:rPr>
                </w:rPrChange>
              </w:rPr>
              <w:t>228130_i4</w:t>
            </w:r>
          </w:p>
          <w:p w14:paraId="4529189F" w14:textId="77777777" w:rsidR="00C54304" w:rsidRPr="00C15A00" w:rsidRDefault="00C54304" w:rsidP="00C15A00">
            <w:pPr>
              <w:widowControl w:val="0"/>
              <w:spacing w:line="240" w:lineRule="auto"/>
              <w:rPr>
                <w:rPrChange w:id="110" w:author="USER" w:date="2022-09-06T15:02:00Z">
                  <w:rPr>
                    <w:highlight w:val="yellow"/>
                  </w:rPr>
                </w:rPrChange>
              </w:rPr>
            </w:pPr>
          </w:p>
          <w:p w14:paraId="54A275EF" w14:textId="77777777" w:rsidR="00C54304" w:rsidRPr="00C15A00" w:rsidRDefault="00C54304" w:rsidP="00C15A00">
            <w:pPr>
              <w:widowControl w:val="0"/>
              <w:spacing w:line="240" w:lineRule="auto"/>
              <w:rPr>
                <w:color w:val="999999"/>
                <w:rPrChange w:id="111" w:author="USER" w:date="2022-09-06T15:02:00Z">
                  <w:rPr>
                    <w:color w:val="999999"/>
                    <w:highlight w:val="yellow"/>
                  </w:rPr>
                </w:rPrChange>
              </w:rPr>
            </w:pPr>
            <w:r w:rsidRPr="00C15A00">
              <w:rPr>
                <w:noProof/>
                <w:lang w:val="es-CO"/>
                <w:rPrChange w:id="112" w:author="USER" w:date="2022-09-06T15:02:00Z">
                  <w:rPr>
                    <w:noProof/>
                    <w:highlight w:val="yellow"/>
                    <w:lang w:val="es-CO"/>
                  </w:rPr>
                </w:rPrChange>
              </w:rPr>
              <w:drawing>
                <wp:inline distT="0" distB="0" distL="0" distR="0" wp14:anchorId="2AEC812B" wp14:editId="4E2418CD">
                  <wp:extent cx="2111375" cy="1087120"/>
                  <wp:effectExtent l="0" t="0" r="3175" b="0"/>
                  <wp:docPr id="141" name="Imagen 141" descr="Negocio, Tecnología, Internet y concepto de red. Un joven empresario que trabaja en una pantalla virtual del futuro y ve la inscripción: Licencia.  Ilustración 3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gocio, Tecnología, Internet y concepto de red. Un joven empresario que trabaja en una pantalla virtual del futuro y ve la inscripción: Licencia.  Ilustración 3D.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11375" cy="1087120"/>
                          </a:xfrm>
                          <a:prstGeom prst="rect">
                            <a:avLst/>
                          </a:prstGeom>
                          <a:noFill/>
                          <a:ln>
                            <a:noFill/>
                          </a:ln>
                        </pic:spPr>
                      </pic:pic>
                    </a:graphicData>
                  </a:graphic>
                </wp:inline>
              </w:drawing>
            </w:r>
          </w:p>
          <w:p w14:paraId="77933A6C" w14:textId="77777777" w:rsidR="00C54304" w:rsidRPr="00C15A00" w:rsidRDefault="00C54304" w:rsidP="00C15A00">
            <w:pPr>
              <w:widowControl w:val="0"/>
              <w:spacing w:line="240" w:lineRule="auto"/>
              <w:rPr>
                <w:color w:val="999999"/>
                <w:rPrChange w:id="113" w:author="USER" w:date="2022-09-06T15:02:00Z">
                  <w:rPr>
                    <w:color w:val="999999"/>
                    <w:highlight w:val="yellow"/>
                  </w:rPr>
                </w:rPrChange>
              </w:rPr>
            </w:pPr>
            <w:r w:rsidRPr="00C15A00">
              <w:rPr>
                <w:rPrChange w:id="114" w:author="USER" w:date="2022-09-06T15:02:00Z">
                  <w:rPr>
                    <w:highlight w:val="yellow"/>
                  </w:rPr>
                </w:rPrChange>
              </w:rPr>
              <w:t xml:space="preserve">Imagen de referencia </w:t>
            </w:r>
            <w:r w:rsidRPr="00C15A00">
              <w:fldChar w:fldCharType="begin"/>
            </w:r>
            <w:r w:rsidRPr="00C15A00">
              <w:instrText xml:space="preserve"> HYPERLINK "https://image.shutterstock.com/image-illustration/business-technology-internet-network-concept-600w-1763811149.jpg" </w:instrText>
            </w:r>
            <w:r w:rsidRPr="00C15A00">
              <w:fldChar w:fldCharType="separate"/>
            </w:r>
            <w:r w:rsidRPr="00C15A00">
              <w:rPr>
                <w:rStyle w:val="Hipervnculo"/>
                <w:rPrChange w:id="115" w:author="USER" w:date="2022-09-06T15:02:00Z">
                  <w:rPr>
                    <w:rStyle w:val="Hipervnculo"/>
                    <w:highlight w:val="yellow"/>
                  </w:rPr>
                </w:rPrChange>
              </w:rPr>
              <w:t>https://image.shutterstock.com/image-illustration/business-technology-internet-network-concept-600w-1763811149.jpg</w:t>
            </w:r>
            <w:r w:rsidRPr="00C15A00">
              <w:rPr>
                <w:rStyle w:val="Hipervnculo"/>
                <w:rPrChange w:id="116" w:author="USER" w:date="2022-09-06T15:02:00Z">
                  <w:rPr>
                    <w:rStyle w:val="Hipervnculo"/>
                    <w:highlight w:val="yellow"/>
                  </w:rPr>
                </w:rPrChange>
              </w:rPr>
              <w:fldChar w:fldCharType="end"/>
            </w:r>
            <w:r w:rsidRPr="00C15A00">
              <w:rPr>
                <w:rPrChange w:id="117" w:author="USER" w:date="2022-09-06T15:02:00Z">
                  <w:rPr>
                    <w:highlight w:val="yellow"/>
                  </w:rPr>
                </w:rPrChange>
              </w:rPr>
              <w:t xml:space="preserve"> </w:t>
            </w:r>
          </w:p>
          <w:p w14:paraId="663530F3" w14:textId="77777777" w:rsidR="00C54304" w:rsidRPr="00C15A00" w:rsidRDefault="00C54304" w:rsidP="00C15A00">
            <w:pPr>
              <w:widowControl w:val="0"/>
              <w:spacing w:line="240" w:lineRule="auto"/>
              <w:rPr>
                <w:color w:val="999999"/>
                <w:rPrChange w:id="118" w:author="USER" w:date="2022-09-06T15:02:00Z">
                  <w:rPr>
                    <w:color w:val="999999"/>
                    <w:highlight w:val="yellow"/>
                  </w:rPr>
                </w:rPrChange>
              </w:rPr>
            </w:pPr>
            <w:r w:rsidRPr="00C15A00">
              <w:rPr>
                <w:rPrChange w:id="119" w:author="USER" w:date="2022-09-06T15:02:00Z">
                  <w:rPr>
                    <w:highlight w:val="yellow"/>
                  </w:rPr>
                </w:rPrChange>
              </w:rPr>
              <w:t>228130_i5</w:t>
            </w:r>
          </w:p>
        </w:tc>
        <w:tc>
          <w:tcPr>
            <w:tcW w:w="2070" w:type="dxa"/>
            <w:shd w:val="clear" w:color="auto" w:fill="auto"/>
            <w:tcMar>
              <w:top w:w="100" w:type="dxa"/>
              <w:left w:w="100" w:type="dxa"/>
              <w:bottom w:w="100" w:type="dxa"/>
              <w:right w:w="100" w:type="dxa"/>
            </w:tcMar>
          </w:tcPr>
          <w:p w14:paraId="21A3D3E3" w14:textId="77777777" w:rsidR="00C54304" w:rsidRPr="00C15A00" w:rsidRDefault="00C54304" w:rsidP="00C15A00">
            <w:pPr>
              <w:widowControl w:val="0"/>
              <w:spacing w:line="240" w:lineRule="auto"/>
              <w:rPr>
                <w:rPrChange w:id="120" w:author="USER" w:date="2022-09-06T15:02:00Z">
                  <w:rPr>
                    <w:highlight w:val="yellow"/>
                  </w:rPr>
                </w:rPrChange>
              </w:rPr>
            </w:pPr>
            <w:r w:rsidRPr="00C15A00">
              <w:rPr>
                <w:rPrChange w:id="121" w:author="USER" w:date="2022-09-06T15:02:00Z">
                  <w:rPr>
                    <w:highlight w:val="yellow"/>
                  </w:rPr>
                </w:rPrChange>
              </w:rPr>
              <w:lastRenderedPageBreak/>
              <w:t>N/A</w:t>
            </w:r>
          </w:p>
        </w:tc>
        <w:tc>
          <w:tcPr>
            <w:tcW w:w="4815" w:type="dxa"/>
            <w:shd w:val="clear" w:color="auto" w:fill="auto"/>
            <w:tcMar>
              <w:top w:w="100" w:type="dxa"/>
              <w:left w:w="100" w:type="dxa"/>
              <w:bottom w:w="100" w:type="dxa"/>
              <w:right w:w="100" w:type="dxa"/>
            </w:tcMar>
          </w:tcPr>
          <w:p w14:paraId="25047DBD" w14:textId="77777777" w:rsidR="00C54304" w:rsidRPr="00C15A00" w:rsidRDefault="00C54304" w:rsidP="00C15A00">
            <w:pPr>
              <w:widowControl w:val="0"/>
              <w:spacing w:line="240" w:lineRule="auto"/>
              <w:rPr>
                <w:rPrChange w:id="122" w:author="USER" w:date="2022-09-06T15:02:00Z">
                  <w:rPr>
                    <w:highlight w:val="yellow"/>
                  </w:rPr>
                </w:rPrChange>
              </w:rPr>
            </w:pPr>
          </w:p>
        </w:tc>
        <w:tc>
          <w:tcPr>
            <w:tcW w:w="2554" w:type="dxa"/>
            <w:shd w:val="clear" w:color="auto" w:fill="auto"/>
            <w:tcMar>
              <w:top w:w="100" w:type="dxa"/>
              <w:left w:w="100" w:type="dxa"/>
              <w:bottom w:w="100" w:type="dxa"/>
              <w:right w:w="100" w:type="dxa"/>
            </w:tcMar>
          </w:tcPr>
          <w:p w14:paraId="38588012" w14:textId="4E0F192F" w:rsidR="00C54304" w:rsidRPr="00C15A00" w:rsidRDefault="00C54304" w:rsidP="00C15A00">
            <w:pPr>
              <w:widowControl w:val="0"/>
              <w:spacing w:line="240" w:lineRule="auto"/>
              <w:rPr>
                <w:rPrChange w:id="123" w:author="USER" w:date="2022-09-06T15:02:00Z">
                  <w:rPr>
                    <w:highlight w:val="yellow"/>
                  </w:rPr>
                </w:rPrChange>
              </w:rPr>
            </w:pPr>
            <w:r w:rsidRPr="00C15A00">
              <w:rPr>
                <w:rPrChange w:id="124" w:author="USER" w:date="2022-09-06T15:02:00Z">
                  <w:rPr>
                    <w:highlight w:val="yellow"/>
                  </w:rPr>
                </w:rPrChange>
              </w:rPr>
              <w:t xml:space="preserve">Ya está grabado por el experto, ubicado en la carpeta anexos archivo: </w:t>
            </w:r>
            <w:r w:rsidR="000B4D75" w:rsidRPr="00C15A00">
              <w:rPr>
                <w:rPrChange w:id="125" w:author="USER" w:date="2022-09-06T15:02:00Z">
                  <w:rPr>
                    <w:highlight w:val="yellow"/>
                  </w:rPr>
                </w:rPrChange>
              </w:rPr>
              <w:t>228130</w:t>
            </w:r>
            <w:r w:rsidRPr="00C15A00">
              <w:rPr>
                <w:rPrChange w:id="126" w:author="USER" w:date="2022-09-06T15:02:00Z">
                  <w:rPr>
                    <w:highlight w:val="yellow"/>
                  </w:rPr>
                </w:rPrChange>
              </w:rPr>
              <w:t xml:space="preserve">_v1.mp4 </w:t>
            </w:r>
          </w:p>
        </w:tc>
      </w:tr>
      <w:tr w:rsidR="00C54304" w:rsidRPr="00C15A00" w14:paraId="0FE347B7" w14:textId="77777777" w:rsidTr="00BD7376">
        <w:tc>
          <w:tcPr>
            <w:tcW w:w="1485" w:type="dxa"/>
            <w:shd w:val="clear" w:color="auto" w:fill="auto"/>
            <w:tcMar>
              <w:top w:w="100" w:type="dxa"/>
              <w:left w:w="100" w:type="dxa"/>
              <w:bottom w:w="100" w:type="dxa"/>
              <w:right w:w="100" w:type="dxa"/>
            </w:tcMar>
          </w:tcPr>
          <w:p w14:paraId="519721A5" w14:textId="77777777" w:rsidR="00C54304" w:rsidRPr="00C15A00" w:rsidRDefault="00C54304" w:rsidP="00C15A00">
            <w:pPr>
              <w:widowControl w:val="0"/>
              <w:spacing w:line="240" w:lineRule="auto"/>
              <w:rPr>
                <w:b/>
                <w:rPrChange w:id="127" w:author="USER" w:date="2022-09-06T15:02:00Z">
                  <w:rPr>
                    <w:b/>
                    <w:highlight w:val="yellow"/>
                  </w:rPr>
                </w:rPrChange>
              </w:rPr>
            </w:pPr>
            <w:r w:rsidRPr="00C15A00">
              <w:rPr>
                <w:b/>
                <w:rPrChange w:id="128" w:author="USER" w:date="2022-09-06T15:02:00Z">
                  <w:rPr>
                    <w:b/>
                    <w:highlight w:val="yellow"/>
                  </w:rPr>
                </w:rPrChange>
              </w:rPr>
              <w:t>01:40:00</w:t>
            </w:r>
          </w:p>
        </w:tc>
        <w:tc>
          <w:tcPr>
            <w:tcW w:w="3525" w:type="dxa"/>
            <w:shd w:val="clear" w:color="auto" w:fill="auto"/>
            <w:tcMar>
              <w:top w:w="100" w:type="dxa"/>
              <w:left w:w="100" w:type="dxa"/>
              <w:bottom w:w="100" w:type="dxa"/>
              <w:right w:w="100" w:type="dxa"/>
            </w:tcMar>
          </w:tcPr>
          <w:p w14:paraId="2DF28D1C" w14:textId="77777777" w:rsidR="00C54304" w:rsidRPr="00C15A00" w:rsidRDefault="00C54304" w:rsidP="00C15A00">
            <w:pPr>
              <w:widowControl w:val="0"/>
              <w:spacing w:line="240" w:lineRule="auto"/>
              <w:rPr>
                <w:rPrChange w:id="129" w:author="USER" w:date="2022-09-06T15:02:00Z">
                  <w:rPr>
                    <w:highlight w:val="yellow"/>
                  </w:rPr>
                </w:rPrChange>
              </w:rPr>
            </w:pPr>
            <w:r w:rsidRPr="00C15A00">
              <w:rPr>
                <w:rPrChange w:id="130" w:author="USER" w:date="2022-09-06T15:02:00Z">
                  <w:rPr>
                    <w:highlight w:val="yellow"/>
                  </w:rPr>
                </w:rPrChange>
              </w:rPr>
              <w:t>Se habla se software libre,  la idea es colocar imágenes relacionadas a esta.</w:t>
            </w:r>
          </w:p>
          <w:p w14:paraId="4D1C40AA" w14:textId="77777777" w:rsidR="00C54304" w:rsidRPr="00C15A00" w:rsidRDefault="00C54304" w:rsidP="00C15A00">
            <w:pPr>
              <w:widowControl w:val="0"/>
              <w:spacing w:line="240" w:lineRule="auto"/>
              <w:rPr>
                <w:color w:val="999999"/>
                <w:rPrChange w:id="131" w:author="USER" w:date="2022-09-06T15:02:00Z">
                  <w:rPr>
                    <w:color w:val="999999"/>
                    <w:highlight w:val="yellow"/>
                  </w:rPr>
                </w:rPrChange>
              </w:rPr>
            </w:pPr>
            <w:r w:rsidRPr="00C15A00">
              <w:rPr>
                <w:noProof/>
                <w:lang w:val="es-CO"/>
                <w:rPrChange w:id="132" w:author="USER" w:date="2022-09-06T15:02:00Z">
                  <w:rPr>
                    <w:noProof/>
                    <w:highlight w:val="yellow"/>
                    <w:lang w:val="es-CO"/>
                  </w:rPr>
                </w:rPrChange>
              </w:rPr>
              <w:lastRenderedPageBreak/>
              <w:drawing>
                <wp:inline distT="0" distB="0" distL="0" distR="0" wp14:anchorId="59D84391" wp14:editId="58A4FC5F">
                  <wp:extent cx="2111375" cy="1006475"/>
                  <wp:effectExtent l="0" t="0" r="3175" b="3175"/>
                  <wp:docPr id="143" name="Imagen 143" descr="Código abierto. Pequeños programadores programando un sitio web para una plataforma de internet. Desarrolladores que crean código abierto o script de software. Software libre para la computadora. Descargar e instalar archivos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ódigo abierto. Pequeños programadores programando un sitio web para una plataforma de internet. Desarrolladores que crean código abierto o script de software. Software libre para la computadora. Descargar e instalar archivos grati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1375" cy="1006475"/>
                          </a:xfrm>
                          <a:prstGeom prst="rect">
                            <a:avLst/>
                          </a:prstGeom>
                          <a:noFill/>
                          <a:ln>
                            <a:noFill/>
                          </a:ln>
                        </pic:spPr>
                      </pic:pic>
                    </a:graphicData>
                  </a:graphic>
                </wp:inline>
              </w:drawing>
            </w:r>
          </w:p>
          <w:p w14:paraId="4FE99D43" w14:textId="77777777" w:rsidR="00C54304" w:rsidRPr="00C15A00" w:rsidRDefault="00C54304" w:rsidP="00C15A00">
            <w:pPr>
              <w:widowControl w:val="0"/>
              <w:spacing w:line="240" w:lineRule="auto"/>
              <w:rPr>
                <w:color w:val="999999"/>
                <w:rPrChange w:id="133" w:author="USER" w:date="2022-09-06T15:02:00Z">
                  <w:rPr>
                    <w:color w:val="999999"/>
                    <w:highlight w:val="yellow"/>
                  </w:rPr>
                </w:rPrChange>
              </w:rPr>
            </w:pPr>
          </w:p>
          <w:p w14:paraId="5042F592" w14:textId="77777777" w:rsidR="00C54304" w:rsidRPr="00C15A00" w:rsidRDefault="00C54304" w:rsidP="00C15A00">
            <w:pPr>
              <w:widowControl w:val="0"/>
              <w:spacing w:line="240" w:lineRule="auto"/>
              <w:rPr>
                <w:color w:val="999999"/>
                <w:rPrChange w:id="134" w:author="USER" w:date="2022-09-06T15:02:00Z">
                  <w:rPr>
                    <w:color w:val="999999"/>
                    <w:highlight w:val="yellow"/>
                  </w:rPr>
                </w:rPrChange>
              </w:rPr>
            </w:pPr>
            <w:r w:rsidRPr="00C15A00">
              <w:rPr>
                <w:rPrChange w:id="135" w:author="USER" w:date="2022-09-06T15:02:00Z">
                  <w:rPr>
                    <w:highlight w:val="yellow"/>
                  </w:rPr>
                </w:rPrChange>
              </w:rPr>
              <w:t xml:space="preserve">Imagen de referencia </w:t>
            </w:r>
            <w:r w:rsidRPr="00C15A00">
              <w:fldChar w:fldCharType="begin"/>
            </w:r>
            <w:r w:rsidRPr="00C15A00">
              <w:instrText xml:space="preserve"> HYPERLINK "https://image.shutterstock.com/image-vector/open-source-tiny-programmers-programming-600w-2150582779.jpg" </w:instrText>
            </w:r>
            <w:r w:rsidRPr="00C15A00">
              <w:fldChar w:fldCharType="separate"/>
            </w:r>
            <w:r w:rsidRPr="00C15A00">
              <w:rPr>
                <w:rStyle w:val="Hipervnculo"/>
                <w:rPrChange w:id="136" w:author="USER" w:date="2022-09-06T15:02:00Z">
                  <w:rPr>
                    <w:rStyle w:val="Hipervnculo"/>
                    <w:highlight w:val="yellow"/>
                  </w:rPr>
                </w:rPrChange>
              </w:rPr>
              <w:t>https://image.shutterstock.com/image-vector/open-source-tiny-programmers-programming-600w-2150582779.jpg</w:t>
            </w:r>
            <w:r w:rsidRPr="00C15A00">
              <w:rPr>
                <w:rStyle w:val="Hipervnculo"/>
                <w:rPrChange w:id="137" w:author="USER" w:date="2022-09-06T15:02:00Z">
                  <w:rPr>
                    <w:rStyle w:val="Hipervnculo"/>
                    <w:highlight w:val="yellow"/>
                  </w:rPr>
                </w:rPrChange>
              </w:rPr>
              <w:fldChar w:fldCharType="end"/>
            </w:r>
            <w:r w:rsidRPr="00C15A00">
              <w:rPr>
                <w:rPrChange w:id="138" w:author="USER" w:date="2022-09-06T15:02:00Z">
                  <w:rPr>
                    <w:highlight w:val="yellow"/>
                  </w:rPr>
                </w:rPrChange>
              </w:rPr>
              <w:t xml:space="preserve"> </w:t>
            </w:r>
            <w:r w:rsidRPr="00C15A00">
              <w:rPr>
                <w:color w:val="999999"/>
                <w:rPrChange w:id="139" w:author="USER" w:date="2022-09-06T15:02:00Z">
                  <w:rPr>
                    <w:color w:val="999999"/>
                    <w:highlight w:val="yellow"/>
                  </w:rPr>
                </w:rPrChange>
              </w:rPr>
              <w:t xml:space="preserve"> </w:t>
            </w:r>
          </w:p>
          <w:p w14:paraId="33D3C0E6" w14:textId="77777777" w:rsidR="00C54304" w:rsidRPr="00C15A00" w:rsidRDefault="00C54304" w:rsidP="00C15A00">
            <w:pPr>
              <w:widowControl w:val="0"/>
              <w:spacing w:line="240" w:lineRule="auto"/>
              <w:rPr>
                <w:color w:val="999999"/>
                <w:rPrChange w:id="140" w:author="USER" w:date="2022-09-06T15:02:00Z">
                  <w:rPr>
                    <w:color w:val="999999"/>
                    <w:highlight w:val="yellow"/>
                  </w:rPr>
                </w:rPrChange>
              </w:rPr>
            </w:pPr>
            <w:r w:rsidRPr="00C15A00">
              <w:rPr>
                <w:rPrChange w:id="141" w:author="USER" w:date="2022-09-06T15:02:00Z">
                  <w:rPr>
                    <w:highlight w:val="yellow"/>
                  </w:rPr>
                </w:rPrChange>
              </w:rPr>
              <w:t>228130_i6</w:t>
            </w:r>
          </w:p>
          <w:p w14:paraId="5D9C0FBE" w14:textId="77777777" w:rsidR="00C54304" w:rsidRPr="00C15A00" w:rsidRDefault="00C54304" w:rsidP="00C15A00">
            <w:pPr>
              <w:widowControl w:val="0"/>
              <w:spacing w:line="240" w:lineRule="auto"/>
              <w:rPr>
                <w:color w:val="999999"/>
                <w:rPrChange w:id="142" w:author="USER" w:date="2022-09-06T15:02:00Z">
                  <w:rPr>
                    <w:color w:val="999999"/>
                    <w:highlight w:val="yellow"/>
                  </w:rPr>
                </w:rPrChange>
              </w:rPr>
            </w:pPr>
          </w:p>
          <w:p w14:paraId="4714E435" w14:textId="77777777" w:rsidR="00C54304" w:rsidRPr="00C15A00" w:rsidRDefault="00C54304" w:rsidP="00C15A00">
            <w:pPr>
              <w:widowControl w:val="0"/>
              <w:spacing w:line="240" w:lineRule="auto"/>
              <w:rPr>
                <w:color w:val="999999"/>
                <w:rPrChange w:id="143" w:author="USER" w:date="2022-09-06T15:02:00Z">
                  <w:rPr>
                    <w:color w:val="999999"/>
                    <w:highlight w:val="yellow"/>
                  </w:rPr>
                </w:rPrChange>
              </w:rPr>
            </w:pPr>
          </w:p>
          <w:p w14:paraId="0783AC95" w14:textId="77777777" w:rsidR="00C54304" w:rsidRPr="00C15A00" w:rsidRDefault="00C54304" w:rsidP="00C15A00">
            <w:pPr>
              <w:widowControl w:val="0"/>
              <w:spacing w:line="240" w:lineRule="auto"/>
              <w:rPr>
                <w:color w:val="999999"/>
                <w:rPrChange w:id="144" w:author="USER" w:date="2022-09-06T15:02:00Z">
                  <w:rPr>
                    <w:color w:val="999999"/>
                    <w:highlight w:val="yellow"/>
                  </w:rPr>
                </w:rPrChange>
              </w:rPr>
            </w:pPr>
          </w:p>
        </w:tc>
        <w:tc>
          <w:tcPr>
            <w:tcW w:w="2070" w:type="dxa"/>
            <w:shd w:val="clear" w:color="auto" w:fill="auto"/>
            <w:tcMar>
              <w:top w:w="100" w:type="dxa"/>
              <w:left w:w="100" w:type="dxa"/>
              <w:bottom w:w="100" w:type="dxa"/>
              <w:right w:w="100" w:type="dxa"/>
            </w:tcMar>
          </w:tcPr>
          <w:p w14:paraId="6180961C" w14:textId="77777777" w:rsidR="00C54304" w:rsidRPr="00C15A00" w:rsidRDefault="00C54304" w:rsidP="00C15A00">
            <w:pPr>
              <w:widowControl w:val="0"/>
              <w:spacing w:line="240" w:lineRule="auto"/>
              <w:rPr>
                <w:rPrChange w:id="145" w:author="USER" w:date="2022-09-06T15:02:00Z">
                  <w:rPr>
                    <w:highlight w:val="yellow"/>
                  </w:rPr>
                </w:rPrChange>
              </w:rPr>
            </w:pPr>
            <w:r w:rsidRPr="00C15A00">
              <w:rPr>
                <w:rPrChange w:id="146" w:author="USER" w:date="2022-09-06T15:02:00Z">
                  <w:rPr>
                    <w:highlight w:val="yellow"/>
                  </w:rPr>
                </w:rPrChange>
              </w:rPr>
              <w:lastRenderedPageBreak/>
              <w:t>N/A</w:t>
            </w:r>
          </w:p>
        </w:tc>
        <w:tc>
          <w:tcPr>
            <w:tcW w:w="4815" w:type="dxa"/>
            <w:shd w:val="clear" w:color="auto" w:fill="auto"/>
            <w:tcMar>
              <w:top w:w="100" w:type="dxa"/>
              <w:left w:w="100" w:type="dxa"/>
              <w:bottom w:w="100" w:type="dxa"/>
              <w:right w:w="100" w:type="dxa"/>
            </w:tcMar>
          </w:tcPr>
          <w:p w14:paraId="1D0BA30A" w14:textId="77777777" w:rsidR="00C54304" w:rsidRPr="00C15A00" w:rsidRDefault="00C54304" w:rsidP="00C15A00">
            <w:pPr>
              <w:widowControl w:val="0"/>
              <w:spacing w:line="240" w:lineRule="auto"/>
              <w:rPr>
                <w:rPrChange w:id="147" w:author="USER" w:date="2022-09-06T15:02:00Z">
                  <w:rPr>
                    <w:highlight w:val="yellow"/>
                  </w:rPr>
                </w:rPrChange>
              </w:rPr>
            </w:pPr>
          </w:p>
        </w:tc>
        <w:tc>
          <w:tcPr>
            <w:tcW w:w="2554" w:type="dxa"/>
            <w:shd w:val="clear" w:color="auto" w:fill="auto"/>
            <w:tcMar>
              <w:top w:w="100" w:type="dxa"/>
              <w:left w:w="100" w:type="dxa"/>
              <w:bottom w:w="100" w:type="dxa"/>
              <w:right w:w="100" w:type="dxa"/>
            </w:tcMar>
          </w:tcPr>
          <w:p w14:paraId="627A7B91" w14:textId="7DB65EFA" w:rsidR="00C54304" w:rsidRPr="00C15A00" w:rsidRDefault="00C54304" w:rsidP="00C15A00">
            <w:pPr>
              <w:widowControl w:val="0"/>
              <w:spacing w:line="240" w:lineRule="auto"/>
              <w:rPr>
                <w:rPrChange w:id="148" w:author="USER" w:date="2022-09-06T15:02:00Z">
                  <w:rPr>
                    <w:highlight w:val="yellow"/>
                  </w:rPr>
                </w:rPrChange>
              </w:rPr>
            </w:pPr>
            <w:r w:rsidRPr="00C15A00">
              <w:rPr>
                <w:rPrChange w:id="149" w:author="USER" w:date="2022-09-06T15:02:00Z">
                  <w:rPr>
                    <w:highlight w:val="yellow"/>
                  </w:rPr>
                </w:rPrChange>
              </w:rPr>
              <w:t xml:space="preserve">Ya está grabado por el experto, ubicado en la carpeta anexos archivo: </w:t>
            </w:r>
            <w:r w:rsidR="000B4D75" w:rsidRPr="00C15A00">
              <w:rPr>
                <w:rPrChange w:id="150" w:author="USER" w:date="2022-09-06T15:02:00Z">
                  <w:rPr>
                    <w:highlight w:val="yellow"/>
                  </w:rPr>
                </w:rPrChange>
              </w:rPr>
              <w:lastRenderedPageBreak/>
              <w:t>228130</w:t>
            </w:r>
            <w:r w:rsidRPr="00C15A00">
              <w:rPr>
                <w:rPrChange w:id="151" w:author="USER" w:date="2022-09-06T15:02:00Z">
                  <w:rPr>
                    <w:highlight w:val="yellow"/>
                  </w:rPr>
                </w:rPrChange>
              </w:rPr>
              <w:t>_v1.mp4</w:t>
            </w:r>
          </w:p>
        </w:tc>
      </w:tr>
      <w:tr w:rsidR="00C54304" w:rsidRPr="00C15A00" w14:paraId="1F8BC079" w14:textId="77777777" w:rsidTr="00BD7376">
        <w:tc>
          <w:tcPr>
            <w:tcW w:w="1485" w:type="dxa"/>
            <w:shd w:val="clear" w:color="auto" w:fill="auto"/>
            <w:tcMar>
              <w:top w:w="100" w:type="dxa"/>
              <w:left w:w="100" w:type="dxa"/>
              <w:bottom w:w="100" w:type="dxa"/>
              <w:right w:w="100" w:type="dxa"/>
            </w:tcMar>
          </w:tcPr>
          <w:p w14:paraId="1D42E963" w14:textId="77777777" w:rsidR="00C54304" w:rsidRPr="00C15A00" w:rsidRDefault="00C54304" w:rsidP="00C15A00">
            <w:pPr>
              <w:widowControl w:val="0"/>
              <w:spacing w:line="240" w:lineRule="auto"/>
              <w:rPr>
                <w:b/>
                <w:rPrChange w:id="152" w:author="USER" w:date="2022-09-06T15:02:00Z">
                  <w:rPr>
                    <w:b/>
                    <w:highlight w:val="yellow"/>
                  </w:rPr>
                </w:rPrChange>
              </w:rPr>
            </w:pPr>
            <w:r w:rsidRPr="00C15A00">
              <w:rPr>
                <w:b/>
                <w:rPrChange w:id="153" w:author="USER" w:date="2022-09-06T15:02:00Z">
                  <w:rPr>
                    <w:b/>
                    <w:highlight w:val="yellow"/>
                  </w:rPr>
                </w:rPrChange>
              </w:rPr>
              <w:lastRenderedPageBreak/>
              <w:t>02:13:00</w:t>
            </w:r>
          </w:p>
        </w:tc>
        <w:tc>
          <w:tcPr>
            <w:tcW w:w="3525" w:type="dxa"/>
            <w:shd w:val="clear" w:color="auto" w:fill="auto"/>
            <w:tcMar>
              <w:top w:w="100" w:type="dxa"/>
              <w:left w:w="100" w:type="dxa"/>
              <w:bottom w:w="100" w:type="dxa"/>
              <w:right w:w="100" w:type="dxa"/>
            </w:tcMar>
          </w:tcPr>
          <w:p w14:paraId="2B002D65" w14:textId="77777777" w:rsidR="00C54304" w:rsidRPr="00C15A00" w:rsidRDefault="00C54304" w:rsidP="00C15A00">
            <w:pPr>
              <w:widowControl w:val="0"/>
              <w:spacing w:line="240" w:lineRule="auto"/>
              <w:rPr>
                <w:rPrChange w:id="154" w:author="USER" w:date="2022-09-06T15:02:00Z">
                  <w:rPr>
                    <w:highlight w:val="yellow"/>
                  </w:rPr>
                </w:rPrChange>
              </w:rPr>
            </w:pPr>
            <w:r w:rsidRPr="00C15A00">
              <w:rPr>
                <w:rPrChange w:id="155" w:author="USER" w:date="2022-09-06T15:02:00Z">
                  <w:rPr>
                    <w:highlight w:val="yellow"/>
                  </w:rPr>
                </w:rPrChange>
              </w:rPr>
              <w:t>Presentar imágenes de copyleft.</w:t>
            </w:r>
          </w:p>
          <w:p w14:paraId="40DA3889" w14:textId="77777777" w:rsidR="00C54304" w:rsidRPr="00C15A00" w:rsidRDefault="00C54304" w:rsidP="00C15A00">
            <w:pPr>
              <w:widowControl w:val="0"/>
              <w:spacing w:line="240" w:lineRule="auto"/>
              <w:rPr>
                <w:color w:val="999999"/>
                <w:rPrChange w:id="156" w:author="USER" w:date="2022-09-06T15:02:00Z">
                  <w:rPr>
                    <w:color w:val="999999"/>
                    <w:highlight w:val="yellow"/>
                  </w:rPr>
                </w:rPrChange>
              </w:rPr>
            </w:pPr>
            <w:r w:rsidRPr="00C15A00">
              <w:rPr>
                <w:noProof/>
                <w:lang w:val="es-CO"/>
                <w:rPrChange w:id="157" w:author="USER" w:date="2022-09-06T15:02:00Z">
                  <w:rPr>
                    <w:noProof/>
                    <w:highlight w:val="yellow"/>
                    <w:lang w:val="es-CO"/>
                  </w:rPr>
                </w:rPrChange>
              </w:rPr>
              <w:drawing>
                <wp:inline distT="0" distB="0" distL="0" distR="0" wp14:anchorId="4C72BB87" wp14:editId="6890FCE9">
                  <wp:extent cx="2111375" cy="1376045"/>
                  <wp:effectExtent l="0" t="0" r="3175" b="0"/>
                  <wp:docPr id="144" name="Imagen 144" descr="3d illustration of two rubber stamps with copyleft symbol and text printed on brown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3d illustration of two rubber stamps with copyleft symbol and text printed on brown pap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11375" cy="1376045"/>
                          </a:xfrm>
                          <a:prstGeom prst="rect">
                            <a:avLst/>
                          </a:prstGeom>
                          <a:noFill/>
                          <a:ln>
                            <a:noFill/>
                          </a:ln>
                        </pic:spPr>
                      </pic:pic>
                    </a:graphicData>
                  </a:graphic>
                </wp:inline>
              </w:drawing>
            </w:r>
          </w:p>
          <w:p w14:paraId="0EB7A621" w14:textId="77777777" w:rsidR="00C54304" w:rsidRPr="00C15A00" w:rsidRDefault="00C54304" w:rsidP="00C15A00">
            <w:pPr>
              <w:widowControl w:val="0"/>
              <w:spacing w:line="240" w:lineRule="auto"/>
              <w:rPr>
                <w:rPrChange w:id="158" w:author="USER" w:date="2022-09-06T15:02:00Z">
                  <w:rPr>
                    <w:highlight w:val="yellow"/>
                  </w:rPr>
                </w:rPrChange>
              </w:rPr>
            </w:pPr>
            <w:r w:rsidRPr="00C15A00">
              <w:rPr>
                <w:rPrChange w:id="159" w:author="USER" w:date="2022-09-06T15:02:00Z">
                  <w:rPr>
                    <w:highlight w:val="yellow"/>
                  </w:rPr>
                </w:rPrChange>
              </w:rPr>
              <w:t xml:space="preserve">Imagen de referencia </w:t>
            </w:r>
          </w:p>
          <w:p w14:paraId="366D08F8" w14:textId="77777777" w:rsidR="00C54304" w:rsidRPr="00C15A00" w:rsidRDefault="00000000" w:rsidP="00C15A00">
            <w:pPr>
              <w:widowControl w:val="0"/>
              <w:spacing w:line="240" w:lineRule="auto"/>
              <w:rPr>
                <w:color w:val="999999"/>
                <w:rPrChange w:id="160" w:author="USER" w:date="2022-09-06T15:02:00Z">
                  <w:rPr>
                    <w:color w:val="999999"/>
                    <w:highlight w:val="yellow"/>
                  </w:rPr>
                </w:rPrChange>
              </w:rPr>
            </w:pPr>
            <w:r w:rsidRPr="00C15A00">
              <w:fldChar w:fldCharType="begin"/>
            </w:r>
            <w:r w:rsidRPr="00C15A00">
              <w:instrText xml:space="preserve"> HYPERLINK "https://image.shutterstock.com/image-illustration/3d-illustration-two-rubber-stamps-600w-1370465309.jpg" </w:instrText>
            </w:r>
            <w:r w:rsidRPr="00C15A00">
              <w:fldChar w:fldCharType="separate"/>
            </w:r>
            <w:r w:rsidR="00C54304" w:rsidRPr="00C15A00">
              <w:rPr>
                <w:rStyle w:val="Hipervnculo"/>
                <w:rPrChange w:id="161" w:author="USER" w:date="2022-09-06T15:02:00Z">
                  <w:rPr>
                    <w:rStyle w:val="Hipervnculo"/>
                    <w:highlight w:val="yellow"/>
                  </w:rPr>
                </w:rPrChange>
              </w:rPr>
              <w:t>https://image.shutterstock.com/image-illustration/3d-illustration-two-rubber-stamps-600w-1370465309.jpg</w:t>
            </w:r>
            <w:r w:rsidRPr="00C15A00">
              <w:rPr>
                <w:rStyle w:val="Hipervnculo"/>
                <w:rPrChange w:id="162" w:author="USER" w:date="2022-09-06T15:02:00Z">
                  <w:rPr>
                    <w:rStyle w:val="Hipervnculo"/>
                    <w:highlight w:val="yellow"/>
                  </w:rPr>
                </w:rPrChange>
              </w:rPr>
              <w:fldChar w:fldCharType="end"/>
            </w:r>
            <w:r w:rsidR="00C54304" w:rsidRPr="00C15A00">
              <w:rPr>
                <w:color w:val="999999"/>
                <w:rPrChange w:id="163" w:author="USER" w:date="2022-09-06T15:02:00Z">
                  <w:rPr>
                    <w:color w:val="999999"/>
                    <w:highlight w:val="yellow"/>
                  </w:rPr>
                </w:rPrChange>
              </w:rPr>
              <w:t xml:space="preserve"> </w:t>
            </w:r>
          </w:p>
          <w:p w14:paraId="0FFDE8CA" w14:textId="77777777" w:rsidR="00C54304" w:rsidRPr="00C15A00" w:rsidRDefault="00C54304" w:rsidP="00C15A00">
            <w:pPr>
              <w:widowControl w:val="0"/>
              <w:spacing w:line="240" w:lineRule="auto"/>
              <w:rPr>
                <w:color w:val="999999"/>
                <w:rPrChange w:id="164" w:author="USER" w:date="2022-09-06T15:02:00Z">
                  <w:rPr>
                    <w:color w:val="999999"/>
                    <w:highlight w:val="yellow"/>
                  </w:rPr>
                </w:rPrChange>
              </w:rPr>
            </w:pPr>
            <w:r w:rsidRPr="00C15A00">
              <w:rPr>
                <w:rPrChange w:id="165" w:author="USER" w:date="2022-09-06T15:02:00Z">
                  <w:rPr>
                    <w:highlight w:val="yellow"/>
                  </w:rPr>
                </w:rPrChange>
              </w:rPr>
              <w:t>228130_i7</w:t>
            </w:r>
          </w:p>
        </w:tc>
        <w:tc>
          <w:tcPr>
            <w:tcW w:w="2070" w:type="dxa"/>
            <w:shd w:val="clear" w:color="auto" w:fill="auto"/>
            <w:tcMar>
              <w:top w:w="100" w:type="dxa"/>
              <w:left w:w="100" w:type="dxa"/>
              <w:bottom w:w="100" w:type="dxa"/>
              <w:right w:w="100" w:type="dxa"/>
            </w:tcMar>
          </w:tcPr>
          <w:p w14:paraId="1AD846EE" w14:textId="77777777" w:rsidR="00C54304" w:rsidRPr="00C15A00" w:rsidRDefault="00C54304" w:rsidP="00C15A00">
            <w:pPr>
              <w:widowControl w:val="0"/>
              <w:spacing w:line="240" w:lineRule="auto"/>
              <w:rPr>
                <w:rPrChange w:id="166" w:author="USER" w:date="2022-09-06T15:02:00Z">
                  <w:rPr>
                    <w:highlight w:val="yellow"/>
                  </w:rPr>
                </w:rPrChange>
              </w:rPr>
            </w:pPr>
            <w:r w:rsidRPr="00C15A00">
              <w:rPr>
                <w:rPrChange w:id="167" w:author="USER" w:date="2022-09-06T15:02:00Z">
                  <w:rPr>
                    <w:highlight w:val="yellow"/>
                  </w:rPr>
                </w:rPrChange>
              </w:rPr>
              <w:t>N/A</w:t>
            </w:r>
          </w:p>
        </w:tc>
        <w:tc>
          <w:tcPr>
            <w:tcW w:w="4815" w:type="dxa"/>
            <w:shd w:val="clear" w:color="auto" w:fill="auto"/>
            <w:tcMar>
              <w:top w:w="100" w:type="dxa"/>
              <w:left w:w="100" w:type="dxa"/>
              <w:bottom w:w="100" w:type="dxa"/>
              <w:right w:w="100" w:type="dxa"/>
            </w:tcMar>
          </w:tcPr>
          <w:p w14:paraId="7625DF1E" w14:textId="77777777" w:rsidR="00C54304" w:rsidRPr="00C15A00" w:rsidRDefault="00C54304" w:rsidP="00C15A00">
            <w:pPr>
              <w:widowControl w:val="0"/>
              <w:spacing w:line="240" w:lineRule="auto"/>
              <w:rPr>
                <w:rPrChange w:id="168" w:author="USER" w:date="2022-09-06T15:02:00Z">
                  <w:rPr>
                    <w:highlight w:val="yellow"/>
                  </w:rPr>
                </w:rPrChange>
              </w:rPr>
            </w:pPr>
          </w:p>
        </w:tc>
        <w:tc>
          <w:tcPr>
            <w:tcW w:w="2554" w:type="dxa"/>
            <w:shd w:val="clear" w:color="auto" w:fill="auto"/>
            <w:tcMar>
              <w:top w:w="100" w:type="dxa"/>
              <w:left w:w="100" w:type="dxa"/>
              <w:bottom w:w="100" w:type="dxa"/>
              <w:right w:w="100" w:type="dxa"/>
            </w:tcMar>
          </w:tcPr>
          <w:p w14:paraId="25ED66C1" w14:textId="7097C3E5" w:rsidR="00C54304" w:rsidRPr="00C15A00" w:rsidRDefault="00C54304" w:rsidP="00C15A00">
            <w:pPr>
              <w:widowControl w:val="0"/>
              <w:spacing w:line="240" w:lineRule="auto"/>
              <w:rPr>
                <w:rPrChange w:id="169" w:author="USER" w:date="2022-09-06T15:02:00Z">
                  <w:rPr>
                    <w:highlight w:val="yellow"/>
                  </w:rPr>
                </w:rPrChange>
              </w:rPr>
            </w:pPr>
            <w:r w:rsidRPr="00C15A00">
              <w:rPr>
                <w:rPrChange w:id="170" w:author="USER" w:date="2022-09-06T15:02:00Z">
                  <w:rPr>
                    <w:highlight w:val="yellow"/>
                  </w:rPr>
                </w:rPrChange>
              </w:rPr>
              <w:t xml:space="preserve">Ya está grabado por el experto, ubicado en la carpeta anexos archivo: </w:t>
            </w:r>
            <w:r w:rsidR="000B4D75" w:rsidRPr="00C15A00">
              <w:rPr>
                <w:rPrChange w:id="171" w:author="USER" w:date="2022-09-06T15:02:00Z">
                  <w:rPr>
                    <w:highlight w:val="yellow"/>
                  </w:rPr>
                </w:rPrChange>
              </w:rPr>
              <w:t>228130</w:t>
            </w:r>
            <w:r w:rsidRPr="00C15A00">
              <w:rPr>
                <w:rPrChange w:id="172" w:author="USER" w:date="2022-09-06T15:02:00Z">
                  <w:rPr>
                    <w:highlight w:val="yellow"/>
                  </w:rPr>
                </w:rPrChange>
              </w:rPr>
              <w:t>_v1.mp4</w:t>
            </w:r>
          </w:p>
        </w:tc>
      </w:tr>
      <w:tr w:rsidR="00C54304" w:rsidRPr="00C15A00" w14:paraId="1D1EDE95" w14:textId="77777777" w:rsidTr="00BD7376">
        <w:tc>
          <w:tcPr>
            <w:tcW w:w="1485" w:type="dxa"/>
            <w:shd w:val="clear" w:color="auto" w:fill="auto"/>
            <w:tcMar>
              <w:top w:w="100" w:type="dxa"/>
              <w:left w:w="100" w:type="dxa"/>
              <w:bottom w:w="100" w:type="dxa"/>
              <w:right w:w="100" w:type="dxa"/>
            </w:tcMar>
          </w:tcPr>
          <w:p w14:paraId="4F63AAF0" w14:textId="77777777" w:rsidR="00C54304" w:rsidRPr="00C15A00" w:rsidRDefault="00C54304" w:rsidP="00C15A00">
            <w:pPr>
              <w:widowControl w:val="0"/>
              <w:spacing w:line="240" w:lineRule="auto"/>
              <w:rPr>
                <w:b/>
                <w:rPrChange w:id="173" w:author="USER" w:date="2022-09-06T15:02:00Z">
                  <w:rPr>
                    <w:b/>
                    <w:highlight w:val="yellow"/>
                  </w:rPr>
                </w:rPrChange>
              </w:rPr>
            </w:pPr>
            <w:r w:rsidRPr="00C15A00">
              <w:rPr>
                <w:b/>
                <w:rPrChange w:id="174" w:author="USER" w:date="2022-09-06T15:02:00Z">
                  <w:rPr>
                    <w:b/>
                    <w:highlight w:val="yellow"/>
                  </w:rPr>
                </w:rPrChange>
              </w:rPr>
              <w:t>03:05:00</w:t>
            </w:r>
          </w:p>
        </w:tc>
        <w:tc>
          <w:tcPr>
            <w:tcW w:w="3525" w:type="dxa"/>
            <w:shd w:val="clear" w:color="auto" w:fill="auto"/>
            <w:tcMar>
              <w:top w:w="100" w:type="dxa"/>
              <w:left w:w="100" w:type="dxa"/>
              <w:bottom w:w="100" w:type="dxa"/>
              <w:right w:w="100" w:type="dxa"/>
            </w:tcMar>
          </w:tcPr>
          <w:p w14:paraId="3DA18FE1" w14:textId="77777777" w:rsidR="00C54304" w:rsidRPr="00C15A00" w:rsidRDefault="00C54304" w:rsidP="00C15A00">
            <w:pPr>
              <w:widowControl w:val="0"/>
              <w:spacing w:line="240" w:lineRule="auto"/>
              <w:rPr>
                <w:noProof/>
                <w:lang w:val="en-US" w:eastAsia="en-US"/>
                <w:rPrChange w:id="175" w:author="USER" w:date="2022-09-06T15:02:00Z">
                  <w:rPr>
                    <w:noProof/>
                    <w:highlight w:val="yellow"/>
                    <w:lang w:val="en-US" w:eastAsia="en-US"/>
                  </w:rPr>
                </w:rPrChange>
              </w:rPr>
            </w:pPr>
            <w:r w:rsidRPr="00C15A00">
              <w:rPr>
                <w:rPrChange w:id="176" w:author="USER" w:date="2022-09-06T15:02:00Z">
                  <w:rPr>
                    <w:highlight w:val="yellow"/>
                  </w:rPr>
                </w:rPrChange>
              </w:rPr>
              <w:t>Presentar imágenes de</w:t>
            </w:r>
            <w:r w:rsidRPr="00C15A00">
              <w:rPr>
                <w:noProof/>
                <w:lang w:val="en-US" w:eastAsia="en-US"/>
                <w:rPrChange w:id="177" w:author="USER" w:date="2022-09-06T15:02:00Z">
                  <w:rPr>
                    <w:noProof/>
                    <w:highlight w:val="yellow"/>
                    <w:lang w:val="en-US" w:eastAsia="en-US"/>
                  </w:rPr>
                </w:rPrChange>
              </w:rPr>
              <w:t xml:space="preserve"> licencia </w:t>
            </w:r>
            <w:r w:rsidRPr="00C15A00">
              <w:rPr>
                <w:noProof/>
                <w:lang w:val="en-US" w:eastAsia="en-US"/>
                <w:rPrChange w:id="178" w:author="USER" w:date="2022-09-06T15:02:00Z">
                  <w:rPr>
                    <w:noProof/>
                    <w:highlight w:val="yellow"/>
                    <w:lang w:val="en-US" w:eastAsia="en-US"/>
                  </w:rPr>
                </w:rPrChange>
              </w:rPr>
              <w:lastRenderedPageBreak/>
              <w:t>GPL</w:t>
            </w:r>
          </w:p>
          <w:p w14:paraId="7A198AA5" w14:textId="77777777" w:rsidR="00C54304" w:rsidRPr="00C15A00" w:rsidRDefault="00C54304" w:rsidP="00C15A00">
            <w:pPr>
              <w:widowControl w:val="0"/>
              <w:spacing w:line="240" w:lineRule="auto"/>
              <w:rPr>
                <w:color w:val="999999"/>
                <w:rPrChange w:id="179" w:author="USER" w:date="2022-09-06T15:02:00Z">
                  <w:rPr>
                    <w:color w:val="999999"/>
                    <w:highlight w:val="yellow"/>
                  </w:rPr>
                </w:rPrChange>
              </w:rPr>
            </w:pPr>
            <w:r w:rsidRPr="00C15A00">
              <w:rPr>
                <w:noProof/>
                <w:lang w:val="es-CO"/>
                <w:rPrChange w:id="180" w:author="USER" w:date="2022-09-06T15:02:00Z">
                  <w:rPr>
                    <w:noProof/>
                    <w:highlight w:val="yellow"/>
                    <w:lang w:val="es-CO"/>
                  </w:rPr>
                </w:rPrChange>
              </w:rPr>
              <w:drawing>
                <wp:inline distT="0" distB="0" distL="0" distR="0" wp14:anchorId="1D4372CE" wp14:editId="3F97FB7D">
                  <wp:extent cx="2111375" cy="1259840"/>
                  <wp:effectExtent l="0" t="0" r="3175" b="0"/>
                  <wp:docPr id="145" name="Imagen 145" descr="Acronym 'GPL' of the yellow square pixels on a black matrix background. Authorized copyright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cronym 'GPL' of the yellow square pixels on a black matrix background. Authorized copyright concep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11375" cy="1259840"/>
                          </a:xfrm>
                          <a:prstGeom prst="rect">
                            <a:avLst/>
                          </a:prstGeom>
                          <a:noFill/>
                          <a:ln>
                            <a:noFill/>
                          </a:ln>
                        </pic:spPr>
                      </pic:pic>
                    </a:graphicData>
                  </a:graphic>
                </wp:inline>
              </w:drawing>
            </w:r>
          </w:p>
          <w:p w14:paraId="40E8C8F6" w14:textId="77777777" w:rsidR="00C54304" w:rsidRPr="00C15A00" w:rsidRDefault="00C54304" w:rsidP="00C15A00">
            <w:pPr>
              <w:widowControl w:val="0"/>
              <w:spacing w:line="240" w:lineRule="auto"/>
              <w:rPr>
                <w:color w:val="999999"/>
                <w:rPrChange w:id="181" w:author="USER" w:date="2022-09-06T15:02:00Z">
                  <w:rPr>
                    <w:color w:val="999999"/>
                    <w:highlight w:val="yellow"/>
                  </w:rPr>
                </w:rPrChange>
              </w:rPr>
            </w:pPr>
            <w:r w:rsidRPr="00C15A00">
              <w:rPr>
                <w:rPrChange w:id="182" w:author="USER" w:date="2022-09-06T15:02:00Z">
                  <w:rPr>
                    <w:highlight w:val="yellow"/>
                  </w:rPr>
                </w:rPrChange>
              </w:rPr>
              <w:t xml:space="preserve">Imagen de referencia </w:t>
            </w:r>
            <w:r w:rsidRPr="00C15A00">
              <w:fldChar w:fldCharType="begin"/>
            </w:r>
            <w:r w:rsidRPr="00C15A00">
              <w:instrText xml:space="preserve"> HYPERLINK "https://image.shutterstock.com/image-illustration/acronym-gpl-yellow-square-pixels-600w-235874971.jpg" </w:instrText>
            </w:r>
            <w:r w:rsidRPr="00C15A00">
              <w:fldChar w:fldCharType="separate"/>
            </w:r>
            <w:r w:rsidRPr="00C15A00">
              <w:rPr>
                <w:rStyle w:val="Hipervnculo"/>
                <w:rPrChange w:id="183" w:author="USER" w:date="2022-09-06T15:02:00Z">
                  <w:rPr>
                    <w:rStyle w:val="Hipervnculo"/>
                    <w:highlight w:val="yellow"/>
                  </w:rPr>
                </w:rPrChange>
              </w:rPr>
              <w:t>https://image.shutterstock.com/image-illustration/acronym-gpl-yellow-square-pixels-600w-235874971.jpg</w:t>
            </w:r>
            <w:r w:rsidRPr="00C15A00">
              <w:rPr>
                <w:rStyle w:val="Hipervnculo"/>
                <w:rPrChange w:id="184" w:author="USER" w:date="2022-09-06T15:02:00Z">
                  <w:rPr>
                    <w:rStyle w:val="Hipervnculo"/>
                    <w:highlight w:val="yellow"/>
                  </w:rPr>
                </w:rPrChange>
              </w:rPr>
              <w:fldChar w:fldCharType="end"/>
            </w:r>
            <w:r w:rsidRPr="00C15A00">
              <w:rPr>
                <w:rPrChange w:id="185" w:author="USER" w:date="2022-09-06T15:02:00Z">
                  <w:rPr>
                    <w:highlight w:val="yellow"/>
                  </w:rPr>
                </w:rPrChange>
              </w:rPr>
              <w:t xml:space="preserve"> </w:t>
            </w:r>
          </w:p>
          <w:p w14:paraId="3D726A4C" w14:textId="77777777" w:rsidR="00C54304" w:rsidRPr="00C15A00" w:rsidRDefault="00C54304" w:rsidP="00C15A00">
            <w:pPr>
              <w:widowControl w:val="0"/>
              <w:spacing w:line="240" w:lineRule="auto"/>
              <w:rPr>
                <w:color w:val="999999"/>
                <w:rPrChange w:id="186" w:author="USER" w:date="2022-09-06T15:02:00Z">
                  <w:rPr>
                    <w:color w:val="999999"/>
                    <w:highlight w:val="yellow"/>
                  </w:rPr>
                </w:rPrChange>
              </w:rPr>
            </w:pPr>
            <w:r w:rsidRPr="00C15A00">
              <w:rPr>
                <w:rPrChange w:id="187" w:author="USER" w:date="2022-09-06T15:02:00Z">
                  <w:rPr>
                    <w:highlight w:val="yellow"/>
                  </w:rPr>
                </w:rPrChange>
              </w:rPr>
              <w:t>228130_i8</w:t>
            </w:r>
          </w:p>
        </w:tc>
        <w:tc>
          <w:tcPr>
            <w:tcW w:w="2070" w:type="dxa"/>
            <w:shd w:val="clear" w:color="auto" w:fill="auto"/>
            <w:tcMar>
              <w:top w:w="100" w:type="dxa"/>
              <w:left w:w="100" w:type="dxa"/>
              <w:bottom w:w="100" w:type="dxa"/>
              <w:right w:w="100" w:type="dxa"/>
            </w:tcMar>
          </w:tcPr>
          <w:p w14:paraId="6964B2C9" w14:textId="77777777" w:rsidR="00C54304" w:rsidRPr="00C15A00" w:rsidRDefault="00C54304" w:rsidP="00C15A00">
            <w:pPr>
              <w:widowControl w:val="0"/>
              <w:spacing w:line="240" w:lineRule="auto"/>
              <w:rPr>
                <w:rPrChange w:id="188" w:author="USER" w:date="2022-09-06T15:02:00Z">
                  <w:rPr>
                    <w:highlight w:val="yellow"/>
                  </w:rPr>
                </w:rPrChange>
              </w:rPr>
            </w:pPr>
            <w:r w:rsidRPr="00C15A00">
              <w:rPr>
                <w:rPrChange w:id="189" w:author="USER" w:date="2022-09-06T15:02:00Z">
                  <w:rPr>
                    <w:highlight w:val="yellow"/>
                  </w:rPr>
                </w:rPrChange>
              </w:rPr>
              <w:lastRenderedPageBreak/>
              <w:t>N/A</w:t>
            </w:r>
          </w:p>
        </w:tc>
        <w:tc>
          <w:tcPr>
            <w:tcW w:w="4815" w:type="dxa"/>
            <w:shd w:val="clear" w:color="auto" w:fill="auto"/>
            <w:tcMar>
              <w:top w:w="100" w:type="dxa"/>
              <w:left w:w="100" w:type="dxa"/>
              <w:bottom w:w="100" w:type="dxa"/>
              <w:right w:w="100" w:type="dxa"/>
            </w:tcMar>
          </w:tcPr>
          <w:p w14:paraId="572BA64E" w14:textId="402D57B4" w:rsidR="00C54304" w:rsidRPr="00C15A00" w:rsidRDefault="00C54304" w:rsidP="00C15A00">
            <w:pPr>
              <w:widowControl w:val="0"/>
              <w:spacing w:line="240" w:lineRule="auto"/>
              <w:rPr>
                <w:rPrChange w:id="190" w:author="USER" w:date="2022-09-06T15:02:00Z">
                  <w:rPr>
                    <w:highlight w:val="yellow"/>
                  </w:rPr>
                </w:rPrChange>
              </w:rPr>
            </w:pPr>
          </w:p>
        </w:tc>
        <w:tc>
          <w:tcPr>
            <w:tcW w:w="2554" w:type="dxa"/>
            <w:shd w:val="clear" w:color="auto" w:fill="auto"/>
            <w:tcMar>
              <w:top w:w="100" w:type="dxa"/>
              <w:left w:w="100" w:type="dxa"/>
              <w:bottom w:w="100" w:type="dxa"/>
              <w:right w:w="100" w:type="dxa"/>
            </w:tcMar>
          </w:tcPr>
          <w:p w14:paraId="4097DDA5" w14:textId="710415EA" w:rsidR="00C54304" w:rsidRPr="00C15A00" w:rsidRDefault="00C54304" w:rsidP="00C15A00">
            <w:pPr>
              <w:widowControl w:val="0"/>
              <w:spacing w:line="240" w:lineRule="auto"/>
              <w:rPr>
                <w:rPrChange w:id="191" w:author="USER" w:date="2022-09-06T15:02:00Z">
                  <w:rPr>
                    <w:highlight w:val="yellow"/>
                  </w:rPr>
                </w:rPrChange>
              </w:rPr>
            </w:pPr>
            <w:r w:rsidRPr="00C15A00">
              <w:rPr>
                <w:rPrChange w:id="192" w:author="USER" w:date="2022-09-06T15:02:00Z">
                  <w:rPr>
                    <w:highlight w:val="yellow"/>
                  </w:rPr>
                </w:rPrChange>
              </w:rPr>
              <w:t xml:space="preserve">Ya está grabado por el </w:t>
            </w:r>
            <w:r w:rsidRPr="00C15A00">
              <w:rPr>
                <w:rPrChange w:id="193" w:author="USER" w:date="2022-09-06T15:02:00Z">
                  <w:rPr>
                    <w:highlight w:val="yellow"/>
                  </w:rPr>
                </w:rPrChange>
              </w:rPr>
              <w:lastRenderedPageBreak/>
              <w:t xml:space="preserve">experto, ubicado en la carpeta anexos archivo: </w:t>
            </w:r>
            <w:r w:rsidR="000B4D75" w:rsidRPr="00C15A00">
              <w:rPr>
                <w:rPrChange w:id="194" w:author="USER" w:date="2022-09-06T15:02:00Z">
                  <w:rPr>
                    <w:highlight w:val="yellow"/>
                  </w:rPr>
                </w:rPrChange>
              </w:rPr>
              <w:t>228130</w:t>
            </w:r>
            <w:r w:rsidRPr="00C15A00">
              <w:rPr>
                <w:rPrChange w:id="195" w:author="USER" w:date="2022-09-06T15:02:00Z">
                  <w:rPr>
                    <w:highlight w:val="yellow"/>
                  </w:rPr>
                </w:rPrChange>
              </w:rPr>
              <w:t>_v1.mp4</w:t>
            </w:r>
          </w:p>
        </w:tc>
      </w:tr>
      <w:tr w:rsidR="00C54304" w:rsidRPr="00C15A00" w14:paraId="5F84F50D" w14:textId="77777777" w:rsidTr="00BD7376">
        <w:tc>
          <w:tcPr>
            <w:tcW w:w="1485" w:type="dxa"/>
            <w:shd w:val="clear" w:color="auto" w:fill="auto"/>
            <w:tcMar>
              <w:top w:w="100" w:type="dxa"/>
              <w:left w:w="100" w:type="dxa"/>
              <w:bottom w:w="100" w:type="dxa"/>
              <w:right w:w="100" w:type="dxa"/>
            </w:tcMar>
          </w:tcPr>
          <w:p w14:paraId="444DB339" w14:textId="77777777" w:rsidR="00C54304" w:rsidRPr="00C15A00" w:rsidRDefault="00C54304" w:rsidP="00C15A00">
            <w:pPr>
              <w:widowControl w:val="0"/>
              <w:spacing w:line="240" w:lineRule="auto"/>
              <w:rPr>
                <w:b/>
                <w:rPrChange w:id="196" w:author="USER" w:date="2022-09-06T15:02:00Z">
                  <w:rPr>
                    <w:b/>
                    <w:highlight w:val="yellow"/>
                  </w:rPr>
                </w:rPrChange>
              </w:rPr>
            </w:pPr>
            <w:r w:rsidRPr="00C15A00">
              <w:rPr>
                <w:b/>
                <w:rPrChange w:id="197" w:author="USER" w:date="2022-09-06T15:02:00Z">
                  <w:rPr>
                    <w:b/>
                    <w:highlight w:val="yellow"/>
                  </w:rPr>
                </w:rPrChange>
              </w:rPr>
              <w:lastRenderedPageBreak/>
              <w:t>03:42:00</w:t>
            </w:r>
          </w:p>
        </w:tc>
        <w:tc>
          <w:tcPr>
            <w:tcW w:w="3525" w:type="dxa"/>
            <w:shd w:val="clear" w:color="auto" w:fill="auto"/>
            <w:tcMar>
              <w:top w:w="100" w:type="dxa"/>
              <w:left w:w="100" w:type="dxa"/>
              <w:bottom w:w="100" w:type="dxa"/>
              <w:right w:w="100" w:type="dxa"/>
            </w:tcMar>
          </w:tcPr>
          <w:p w14:paraId="73E17B47" w14:textId="77777777" w:rsidR="00C54304" w:rsidRPr="00C15A00" w:rsidRDefault="00C54304" w:rsidP="00C15A00">
            <w:pPr>
              <w:widowControl w:val="0"/>
              <w:spacing w:line="240" w:lineRule="auto"/>
              <w:rPr>
                <w:color w:val="999999"/>
                <w:rPrChange w:id="198" w:author="USER" w:date="2022-09-06T15:02:00Z">
                  <w:rPr>
                    <w:color w:val="999999"/>
                    <w:highlight w:val="yellow"/>
                  </w:rPr>
                </w:rPrChange>
              </w:rPr>
            </w:pPr>
            <w:r w:rsidRPr="00C15A00">
              <w:rPr>
                <w:rPrChange w:id="199" w:author="USER" w:date="2022-09-06T15:02:00Z">
                  <w:rPr>
                    <w:highlight w:val="yellow"/>
                  </w:rPr>
                </w:rPrChange>
              </w:rPr>
              <w:t>Al hablar de sistemas de transmisión presentar imágenes como:</w:t>
            </w:r>
            <w:r w:rsidRPr="00C15A00">
              <w:rPr>
                <w:color w:val="999999"/>
                <w:rPrChange w:id="200" w:author="USER" w:date="2022-09-06T15:02:00Z">
                  <w:rPr>
                    <w:color w:val="999999"/>
                    <w:highlight w:val="yellow"/>
                  </w:rPr>
                </w:rPrChange>
              </w:rPr>
              <w:t xml:space="preserve"> </w:t>
            </w:r>
            <w:r w:rsidRPr="00C15A00">
              <w:rPr>
                <w:noProof/>
                <w:lang w:val="es-CO"/>
                <w:rPrChange w:id="201" w:author="USER" w:date="2022-09-06T15:02:00Z">
                  <w:rPr>
                    <w:noProof/>
                    <w:highlight w:val="yellow"/>
                    <w:lang w:val="es-CO"/>
                  </w:rPr>
                </w:rPrChange>
              </w:rPr>
              <w:drawing>
                <wp:inline distT="0" distB="0" distL="0" distR="0" wp14:anchorId="4497BC28" wp14:editId="0C1A2AE4">
                  <wp:extent cx="1816100" cy="1234948"/>
                  <wp:effectExtent l="0" t="0" r="0" b="3810"/>
                  <wp:docPr id="4" name="Imagen 4" descr="Conmutador de red y cables ethernet U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mutador de red y cables ethernet UT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9977" cy="1237584"/>
                          </a:xfrm>
                          <a:prstGeom prst="rect">
                            <a:avLst/>
                          </a:prstGeom>
                          <a:noFill/>
                          <a:ln>
                            <a:noFill/>
                          </a:ln>
                        </pic:spPr>
                      </pic:pic>
                    </a:graphicData>
                  </a:graphic>
                </wp:inline>
              </w:drawing>
            </w:r>
          </w:p>
          <w:p w14:paraId="2C435060" w14:textId="77777777" w:rsidR="00C54304" w:rsidRPr="00C15A00" w:rsidRDefault="00C54304" w:rsidP="00C15A00">
            <w:pPr>
              <w:widowControl w:val="0"/>
              <w:spacing w:line="240" w:lineRule="auto"/>
              <w:rPr>
                <w:color w:val="999999"/>
                <w:rPrChange w:id="202" w:author="USER" w:date="2022-09-06T15:02:00Z">
                  <w:rPr>
                    <w:color w:val="999999"/>
                    <w:highlight w:val="yellow"/>
                  </w:rPr>
                </w:rPrChange>
              </w:rPr>
            </w:pPr>
            <w:r w:rsidRPr="00C15A00">
              <w:rPr>
                <w:rPrChange w:id="203" w:author="USER" w:date="2022-09-06T15:02:00Z">
                  <w:rPr>
                    <w:highlight w:val="yellow"/>
                  </w:rPr>
                </w:rPrChange>
              </w:rPr>
              <w:t xml:space="preserve">Imagen de referencia </w:t>
            </w:r>
            <w:r w:rsidRPr="00C15A00">
              <w:fldChar w:fldCharType="begin"/>
            </w:r>
            <w:r w:rsidRPr="00C15A00">
              <w:instrText xml:space="preserve"> HYPERLINK "https://image.shutterstock.com/image-photo/network-switch-utp-ethernet-cables-600w-109305173.jpg" </w:instrText>
            </w:r>
            <w:r w:rsidRPr="00C15A00">
              <w:fldChar w:fldCharType="separate"/>
            </w:r>
            <w:r w:rsidRPr="00C15A00">
              <w:rPr>
                <w:rStyle w:val="Hipervnculo"/>
                <w:rPrChange w:id="204" w:author="USER" w:date="2022-09-06T15:02:00Z">
                  <w:rPr>
                    <w:rStyle w:val="Hipervnculo"/>
                    <w:highlight w:val="yellow"/>
                  </w:rPr>
                </w:rPrChange>
              </w:rPr>
              <w:t>https://image.shutterstock.com/image-photo/network-switch-utp-ethernet-cables-600w-109305173.jpg</w:t>
            </w:r>
            <w:r w:rsidRPr="00C15A00">
              <w:rPr>
                <w:rStyle w:val="Hipervnculo"/>
                <w:rPrChange w:id="205" w:author="USER" w:date="2022-09-06T15:02:00Z">
                  <w:rPr>
                    <w:rStyle w:val="Hipervnculo"/>
                    <w:highlight w:val="yellow"/>
                  </w:rPr>
                </w:rPrChange>
              </w:rPr>
              <w:fldChar w:fldCharType="end"/>
            </w:r>
            <w:r w:rsidRPr="00C15A00">
              <w:rPr>
                <w:rPrChange w:id="206" w:author="USER" w:date="2022-09-06T15:02:00Z">
                  <w:rPr>
                    <w:highlight w:val="yellow"/>
                  </w:rPr>
                </w:rPrChange>
              </w:rPr>
              <w:t xml:space="preserve"> </w:t>
            </w:r>
          </w:p>
          <w:p w14:paraId="2D6F36D6" w14:textId="77777777" w:rsidR="00C54304" w:rsidRPr="00C15A00" w:rsidRDefault="00C54304" w:rsidP="00C15A00">
            <w:pPr>
              <w:widowControl w:val="0"/>
              <w:spacing w:line="240" w:lineRule="auto"/>
              <w:rPr>
                <w:color w:val="999999"/>
                <w:rPrChange w:id="207" w:author="USER" w:date="2022-09-06T15:02:00Z">
                  <w:rPr>
                    <w:color w:val="999999"/>
                    <w:highlight w:val="yellow"/>
                  </w:rPr>
                </w:rPrChange>
              </w:rPr>
            </w:pPr>
            <w:r w:rsidRPr="00C15A00">
              <w:rPr>
                <w:rPrChange w:id="208" w:author="USER" w:date="2022-09-06T15:02:00Z">
                  <w:rPr>
                    <w:highlight w:val="yellow"/>
                  </w:rPr>
                </w:rPrChange>
              </w:rPr>
              <w:t>228130_i9</w:t>
            </w:r>
          </w:p>
          <w:p w14:paraId="1E977FEB" w14:textId="77777777" w:rsidR="00C54304" w:rsidRPr="00C15A00" w:rsidRDefault="00C54304" w:rsidP="00C15A00">
            <w:pPr>
              <w:widowControl w:val="0"/>
              <w:spacing w:line="240" w:lineRule="auto"/>
              <w:rPr>
                <w:color w:val="999999"/>
                <w:rPrChange w:id="209" w:author="USER" w:date="2022-09-06T15:02:00Z">
                  <w:rPr>
                    <w:color w:val="999999"/>
                    <w:highlight w:val="yellow"/>
                  </w:rPr>
                </w:rPrChange>
              </w:rPr>
            </w:pPr>
          </w:p>
          <w:p w14:paraId="35131B7C" w14:textId="77777777" w:rsidR="00C54304" w:rsidRPr="00C15A00" w:rsidRDefault="00C54304" w:rsidP="00C15A00">
            <w:pPr>
              <w:widowControl w:val="0"/>
              <w:spacing w:line="240" w:lineRule="auto"/>
              <w:rPr>
                <w:color w:val="999999"/>
                <w:rPrChange w:id="210" w:author="USER" w:date="2022-09-06T15:02:00Z">
                  <w:rPr>
                    <w:color w:val="999999"/>
                    <w:highlight w:val="yellow"/>
                  </w:rPr>
                </w:rPrChange>
              </w:rPr>
            </w:pPr>
            <w:r w:rsidRPr="00C15A00">
              <w:rPr>
                <w:noProof/>
                <w:lang w:val="es-CO"/>
                <w:rPrChange w:id="211" w:author="USER" w:date="2022-09-06T15:02:00Z">
                  <w:rPr>
                    <w:noProof/>
                    <w:highlight w:val="yellow"/>
                    <w:lang w:val="es-CO"/>
                  </w:rPr>
                </w:rPrChange>
              </w:rPr>
              <w:lastRenderedPageBreak/>
              <w:drawing>
                <wp:inline distT="0" distB="0" distL="0" distR="0" wp14:anchorId="62EC36EE" wp14:editId="1B043AF4">
                  <wp:extent cx="1663700" cy="1164840"/>
                  <wp:effectExtent l="0" t="0" r="0" b="0"/>
                  <wp:docPr id="5" name="Imagen 5" descr="Professional cable tv conn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ofessional cable tv connector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66641" cy="1166899"/>
                          </a:xfrm>
                          <a:prstGeom prst="rect">
                            <a:avLst/>
                          </a:prstGeom>
                          <a:noFill/>
                          <a:ln>
                            <a:noFill/>
                          </a:ln>
                        </pic:spPr>
                      </pic:pic>
                    </a:graphicData>
                  </a:graphic>
                </wp:inline>
              </w:drawing>
            </w:r>
          </w:p>
          <w:p w14:paraId="391237F8" w14:textId="77777777" w:rsidR="00C54304" w:rsidRPr="00C15A00" w:rsidRDefault="00C54304" w:rsidP="00C15A00">
            <w:pPr>
              <w:widowControl w:val="0"/>
              <w:spacing w:line="240" w:lineRule="auto"/>
              <w:rPr>
                <w:color w:val="999999"/>
                <w:rPrChange w:id="212" w:author="USER" w:date="2022-09-06T15:02:00Z">
                  <w:rPr>
                    <w:color w:val="999999"/>
                    <w:highlight w:val="yellow"/>
                  </w:rPr>
                </w:rPrChange>
              </w:rPr>
            </w:pPr>
            <w:r w:rsidRPr="00C15A00">
              <w:rPr>
                <w:rPrChange w:id="213" w:author="USER" w:date="2022-09-06T15:02:00Z">
                  <w:rPr>
                    <w:highlight w:val="yellow"/>
                  </w:rPr>
                </w:rPrChange>
              </w:rPr>
              <w:t xml:space="preserve">Imagen de referencia </w:t>
            </w:r>
            <w:r w:rsidRPr="00C15A00">
              <w:fldChar w:fldCharType="begin"/>
            </w:r>
            <w:r w:rsidRPr="00C15A00">
              <w:instrText xml:space="preserve"> HYPERLINK "https://image.shutterstock.com/image-photo/professional-cable-tv-connectors-600w-52586518.jpg" </w:instrText>
            </w:r>
            <w:r w:rsidRPr="00C15A00">
              <w:fldChar w:fldCharType="separate"/>
            </w:r>
            <w:r w:rsidRPr="00C15A00">
              <w:rPr>
                <w:rStyle w:val="Hipervnculo"/>
                <w:rPrChange w:id="214" w:author="USER" w:date="2022-09-06T15:02:00Z">
                  <w:rPr>
                    <w:rStyle w:val="Hipervnculo"/>
                    <w:highlight w:val="yellow"/>
                  </w:rPr>
                </w:rPrChange>
              </w:rPr>
              <w:t>https://image.shutterstock.com/image-photo/professional-cable-tv-connectors-600w-52586518.jpg</w:t>
            </w:r>
            <w:r w:rsidRPr="00C15A00">
              <w:rPr>
                <w:rStyle w:val="Hipervnculo"/>
                <w:rPrChange w:id="215" w:author="USER" w:date="2022-09-06T15:02:00Z">
                  <w:rPr>
                    <w:rStyle w:val="Hipervnculo"/>
                    <w:highlight w:val="yellow"/>
                  </w:rPr>
                </w:rPrChange>
              </w:rPr>
              <w:fldChar w:fldCharType="end"/>
            </w:r>
            <w:r w:rsidRPr="00C15A00">
              <w:rPr>
                <w:rPrChange w:id="216" w:author="USER" w:date="2022-09-06T15:02:00Z">
                  <w:rPr>
                    <w:highlight w:val="yellow"/>
                  </w:rPr>
                </w:rPrChange>
              </w:rPr>
              <w:t xml:space="preserve"> </w:t>
            </w:r>
          </w:p>
          <w:p w14:paraId="0AF9E95B" w14:textId="77777777" w:rsidR="00C54304" w:rsidRPr="00C15A00" w:rsidRDefault="00C54304" w:rsidP="00C15A00">
            <w:pPr>
              <w:widowControl w:val="0"/>
              <w:spacing w:line="240" w:lineRule="auto"/>
              <w:rPr>
                <w:color w:val="999999"/>
                <w:rPrChange w:id="217" w:author="USER" w:date="2022-09-06T15:02:00Z">
                  <w:rPr>
                    <w:color w:val="999999"/>
                    <w:highlight w:val="yellow"/>
                  </w:rPr>
                </w:rPrChange>
              </w:rPr>
            </w:pPr>
            <w:r w:rsidRPr="00C15A00">
              <w:rPr>
                <w:rPrChange w:id="218" w:author="USER" w:date="2022-09-06T15:02:00Z">
                  <w:rPr>
                    <w:highlight w:val="yellow"/>
                  </w:rPr>
                </w:rPrChange>
              </w:rPr>
              <w:t>228130_i10</w:t>
            </w:r>
          </w:p>
          <w:p w14:paraId="307A0DBE" w14:textId="77777777" w:rsidR="00C54304" w:rsidRPr="00C15A00" w:rsidRDefault="00C54304" w:rsidP="00C15A00">
            <w:pPr>
              <w:widowControl w:val="0"/>
              <w:spacing w:line="240" w:lineRule="auto"/>
              <w:rPr>
                <w:color w:val="999999"/>
                <w:rPrChange w:id="219" w:author="USER" w:date="2022-09-06T15:02:00Z">
                  <w:rPr>
                    <w:color w:val="999999"/>
                    <w:highlight w:val="yellow"/>
                  </w:rPr>
                </w:rPrChange>
              </w:rPr>
            </w:pPr>
          </w:p>
          <w:p w14:paraId="556E0904" w14:textId="77777777" w:rsidR="00C54304" w:rsidRPr="00C15A00" w:rsidRDefault="00C54304" w:rsidP="00C15A00">
            <w:pPr>
              <w:widowControl w:val="0"/>
              <w:spacing w:line="240" w:lineRule="auto"/>
              <w:rPr>
                <w:color w:val="999999"/>
                <w:rPrChange w:id="220" w:author="USER" w:date="2022-09-06T15:02:00Z">
                  <w:rPr>
                    <w:color w:val="999999"/>
                    <w:highlight w:val="yellow"/>
                  </w:rPr>
                </w:rPrChange>
              </w:rPr>
            </w:pPr>
            <w:r w:rsidRPr="00C15A00">
              <w:rPr>
                <w:noProof/>
                <w:lang w:val="es-CO"/>
                <w:rPrChange w:id="221" w:author="USER" w:date="2022-09-06T15:02:00Z">
                  <w:rPr>
                    <w:noProof/>
                    <w:highlight w:val="yellow"/>
                    <w:lang w:val="es-CO"/>
                  </w:rPr>
                </w:rPrChange>
              </w:rPr>
              <w:drawing>
                <wp:inline distT="0" distB="0" distL="0" distR="0" wp14:anchorId="0C566B1A" wp14:editId="6A576A5B">
                  <wp:extent cx="1749425" cy="1096482"/>
                  <wp:effectExtent l="0" t="0" r="3175" b="8890"/>
                  <wp:docPr id="148" name="Imagen 148" descr="Resumen del fondo digital. Fibra óptica de la comunicación digital. La ilustración vectorial en un fondo oscuro es una fibra óptica con un flujo de información. Para usar como fondo, afi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umen del fondo digital. Fibra óptica de la comunicación digital. La ilustración vectorial en un fondo oscuro es una fibra óptica con un flujo de información. Para usar como fondo, afich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55098" cy="1100038"/>
                          </a:xfrm>
                          <a:prstGeom prst="rect">
                            <a:avLst/>
                          </a:prstGeom>
                          <a:noFill/>
                          <a:ln>
                            <a:noFill/>
                          </a:ln>
                        </pic:spPr>
                      </pic:pic>
                    </a:graphicData>
                  </a:graphic>
                </wp:inline>
              </w:drawing>
            </w:r>
          </w:p>
          <w:p w14:paraId="795CB3DE" w14:textId="77777777" w:rsidR="00C54304" w:rsidRPr="00C15A00" w:rsidRDefault="00C54304" w:rsidP="00C15A00">
            <w:pPr>
              <w:widowControl w:val="0"/>
              <w:spacing w:line="240" w:lineRule="auto"/>
              <w:rPr>
                <w:color w:val="999999"/>
                <w:rPrChange w:id="222" w:author="USER" w:date="2022-09-06T15:02:00Z">
                  <w:rPr>
                    <w:color w:val="999999"/>
                    <w:highlight w:val="yellow"/>
                  </w:rPr>
                </w:rPrChange>
              </w:rPr>
            </w:pPr>
            <w:r w:rsidRPr="00C15A00">
              <w:rPr>
                <w:rPrChange w:id="223" w:author="USER" w:date="2022-09-06T15:02:00Z">
                  <w:rPr>
                    <w:highlight w:val="yellow"/>
                  </w:rPr>
                </w:rPrChange>
              </w:rPr>
              <w:t xml:space="preserve">Imagen de referencia </w:t>
            </w:r>
            <w:r w:rsidRPr="00C15A00">
              <w:fldChar w:fldCharType="begin"/>
            </w:r>
            <w:r w:rsidRPr="00C15A00">
              <w:instrText xml:space="preserve"> HYPERLINK "https://image.shutterstock.com/image-vector/abstract-digital-background-optical-fiber-600w-1883701678.jpg" </w:instrText>
            </w:r>
            <w:r w:rsidRPr="00C15A00">
              <w:fldChar w:fldCharType="separate"/>
            </w:r>
            <w:r w:rsidRPr="00C15A00">
              <w:rPr>
                <w:rStyle w:val="Hipervnculo"/>
                <w:rPrChange w:id="224" w:author="USER" w:date="2022-09-06T15:02:00Z">
                  <w:rPr>
                    <w:rStyle w:val="Hipervnculo"/>
                    <w:highlight w:val="yellow"/>
                  </w:rPr>
                </w:rPrChange>
              </w:rPr>
              <w:t>https://image.shutterstock.com/image-vector/abstract-digital-background-optical-fiber-600w-1883701678.jpg</w:t>
            </w:r>
            <w:r w:rsidRPr="00C15A00">
              <w:rPr>
                <w:rStyle w:val="Hipervnculo"/>
                <w:rPrChange w:id="225" w:author="USER" w:date="2022-09-06T15:02:00Z">
                  <w:rPr>
                    <w:rStyle w:val="Hipervnculo"/>
                    <w:highlight w:val="yellow"/>
                  </w:rPr>
                </w:rPrChange>
              </w:rPr>
              <w:fldChar w:fldCharType="end"/>
            </w:r>
            <w:r w:rsidRPr="00C15A00">
              <w:rPr>
                <w:rPrChange w:id="226" w:author="USER" w:date="2022-09-06T15:02:00Z">
                  <w:rPr>
                    <w:highlight w:val="yellow"/>
                  </w:rPr>
                </w:rPrChange>
              </w:rPr>
              <w:t xml:space="preserve"> </w:t>
            </w:r>
            <w:r w:rsidRPr="00C15A00">
              <w:rPr>
                <w:color w:val="999999"/>
                <w:rPrChange w:id="227" w:author="USER" w:date="2022-09-06T15:02:00Z">
                  <w:rPr>
                    <w:color w:val="999999"/>
                    <w:highlight w:val="yellow"/>
                  </w:rPr>
                </w:rPrChange>
              </w:rPr>
              <w:t xml:space="preserve"> </w:t>
            </w:r>
          </w:p>
          <w:p w14:paraId="746D4E8C" w14:textId="77777777" w:rsidR="00C54304" w:rsidRPr="00C15A00" w:rsidRDefault="00C54304" w:rsidP="00C15A00">
            <w:pPr>
              <w:widowControl w:val="0"/>
              <w:spacing w:line="240" w:lineRule="auto"/>
              <w:rPr>
                <w:color w:val="999999"/>
                <w:rPrChange w:id="228" w:author="USER" w:date="2022-09-06T15:02:00Z">
                  <w:rPr>
                    <w:color w:val="999999"/>
                    <w:highlight w:val="yellow"/>
                  </w:rPr>
                </w:rPrChange>
              </w:rPr>
            </w:pPr>
            <w:r w:rsidRPr="00C15A00">
              <w:rPr>
                <w:rPrChange w:id="229" w:author="USER" w:date="2022-09-06T15:02:00Z">
                  <w:rPr>
                    <w:highlight w:val="yellow"/>
                  </w:rPr>
                </w:rPrChange>
              </w:rPr>
              <w:t>228130_i11</w:t>
            </w:r>
          </w:p>
        </w:tc>
        <w:tc>
          <w:tcPr>
            <w:tcW w:w="2070" w:type="dxa"/>
            <w:shd w:val="clear" w:color="auto" w:fill="auto"/>
            <w:tcMar>
              <w:top w:w="100" w:type="dxa"/>
              <w:left w:w="100" w:type="dxa"/>
              <w:bottom w:w="100" w:type="dxa"/>
              <w:right w:w="100" w:type="dxa"/>
            </w:tcMar>
          </w:tcPr>
          <w:p w14:paraId="206B374A" w14:textId="77777777" w:rsidR="00C54304" w:rsidRPr="00C15A00" w:rsidRDefault="00C54304" w:rsidP="00C15A00">
            <w:pPr>
              <w:widowControl w:val="0"/>
              <w:spacing w:line="240" w:lineRule="auto"/>
              <w:rPr>
                <w:rPrChange w:id="230" w:author="USER" w:date="2022-09-06T15:02:00Z">
                  <w:rPr>
                    <w:highlight w:val="yellow"/>
                  </w:rPr>
                </w:rPrChange>
              </w:rPr>
            </w:pPr>
            <w:r w:rsidRPr="00C15A00">
              <w:rPr>
                <w:rPrChange w:id="231" w:author="USER" w:date="2022-09-06T15:02:00Z">
                  <w:rPr>
                    <w:highlight w:val="yellow"/>
                  </w:rPr>
                </w:rPrChange>
              </w:rPr>
              <w:lastRenderedPageBreak/>
              <w:t>N/A</w:t>
            </w:r>
          </w:p>
        </w:tc>
        <w:tc>
          <w:tcPr>
            <w:tcW w:w="4815" w:type="dxa"/>
            <w:shd w:val="clear" w:color="auto" w:fill="auto"/>
            <w:tcMar>
              <w:top w:w="100" w:type="dxa"/>
              <w:left w:w="100" w:type="dxa"/>
              <w:bottom w:w="100" w:type="dxa"/>
              <w:right w:w="100" w:type="dxa"/>
            </w:tcMar>
          </w:tcPr>
          <w:p w14:paraId="4C34D10C" w14:textId="77777777" w:rsidR="00C54304" w:rsidRPr="00C15A00" w:rsidRDefault="00C54304" w:rsidP="00C15A00">
            <w:pPr>
              <w:widowControl w:val="0"/>
              <w:spacing w:line="240" w:lineRule="auto"/>
              <w:rPr>
                <w:rPrChange w:id="232" w:author="USER" w:date="2022-09-06T15:02:00Z">
                  <w:rPr>
                    <w:highlight w:val="yellow"/>
                  </w:rPr>
                </w:rPrChange>
              </w:rPr>
            </w:pPr>
          </w:p>
        </w:tc>
        <w:tc>
          <w:tcPr>
            <w:tcW w:w="2554" w:type="dxa"/>
            <w:shd w:val="clear" w:color="auto" w:fill="auto"/>
            <w:tcMar>
              <w:top w:w="100" w:type="dxa"/>
              <w:left w:w="100" w:type="dxa"/>
              <w:bottom w:w="100" w:type="dxa"/>
              <w:right w:w="100" w:type="dxa"/>
            </w:tcMar>
          </w:tcPr>
          <w:p w14:paraId="214497EC" w14:textId="080BBBD9" w:rsidR="00C54304" w:rsidRPr="00C15A00" w:rsidRDefault="00C54304" w:rsidP="00C15A00">
            <w:pPr>
              <w:widowControl w:val="0"/>
              <w:spacing w:line="240" w:lineRule="auto"/>
              <w:rPr>
                <w:rPrChange w:id="233" w:author="USER" w:date="2022-09-06T15:02:00Z">
                  <w:rPr>
                    <w:highlight w:val="yellow"/>
                  </w:rPr>
                </w:rPrChange>
              </w:rPr>
            </w:pPr>
            <w:r w:rsidRPr="00C15A00">
              <w:rPr>
                <w:rPrChange w:id="234" w:author="USER" w:date="2022-09-06T15:02:00Z">
                  <w:rPr>
                    <w:highlight w:val="yellow"/>
                  </w:rPr>
                </w:rPrChange>
              </w:rPr>
              <w:t xml:space="preserve">Ya está grabado por el experto, ubicado en la carpeta anexos archivo: </w:t>
            </w:r>
            <w:r w:rsidR="000B4D75" w:rsidRPr="00C15A00">
              <w:rPr>
                <w:rPrChange w:id="235" w:author="USER" w:date="2022-09-06T15:02:00Z">
                  <w:rPr>
                    <w:highlight w:val="yellow"/>
                  </w:rPr>
                </w:rPrChange>
              </w:rPr>
              <w:t>228130</w:t>
            </w:r>
            <w:r w:rsidRPr="00C15A00">
              <w:rPr>
                <w:rPrChange w:id="236" w:author="USER" w:date="2022-09-06T15:02:00Z">
                  <w:rPr>
                    <w:highlight w:val="yellow"/>
                  </w:rPr>
                </w:rPrChange>
              </w:rPr>
              <w:t>_v1.mp4.</w:t>
            </w:r>
          </w:p>
        </w:tc>
      </w:tr>
      <w:tr w:rsidR="00C54304" w:rsidRPr="00C15A00" w14:paraId="205020E7" w14:textId="77777777" w:rsidTr="00BD7376">
        <w:tc>
          <w:tcPr>
            <w:tcW w:w="1485" w:type="dxa"/>
            <w:shd w:val="clear" w:color="auto" w:fill="auto"/>
            <w:tcMar>
              <w:top w:w="100" w:type="dxa"/>
              <w:left w:w="100" w:type="dxa"/>
              <w:bottom w:w="100" w:type="dxa"/>
              <w:right w:w="100" w:type="dxa"/>
            </w:tcMar>
          </w:tcPr>
          <w:p w14:paraId="0AB9D608" w14:textId="77777777" w:rsidR="00C54304" w:rsidRPr="00C15A00" w:rsidRDefault="00C54304" w:rsidP="00C15A00">
            <w:pPr>
              <w:widowControl w:val="0"/>
              <w:spacing w:line="240" w:lineRule="auto"/>
              <w:rPr>
                <w:b/>
                <w:rPrChange w:id="237" w:author="USER" w:date="2022-09-06T15:02:00Z">
                  <w:rPr>
                    <w:b/>
                    <w:highlight w:val="yellow"/>
                  </w:rPr>
                </w:rPrChange>
              </w:rPr>
            </w:pPr>
            <w:r w:rsidRPr="00C15A00">
              <w:rPr>
                <w:b/>
                <w:rPrChange w:id="238" w:author="USER" w:date="2022-09-06T15:02:00Z">
                  <w:rPr>
                    <w:b/>
                    <w:highlight w:val="yellow"/>
                  </w:rPr>
                </w:rPrChange>
              </w:rPr>
              <w:t>06:50:00</w:t>
            </w:r>
          </w:p>
        </w:tc>
        <w:tc>
          <w:tcPr>
            <w:tcW w:w="3525" w:type="dxa"/>
            <w:shd w:val="clear" w:color="auto" w:fill="auto"/>
            <w:tcMar>
              <w:top w:w="100" w:type="dxa"/>
              <w:left w:w="100" w:type="dxa"/>
              <w:bottom w:w="100" w:type="dxa"/>
              <w:right w:w="100" w:type="dxa"/>
            </w:tcMar>
          </w:tcPr>
          <w:p w14:paraId="1654B060" w14:textId="77777777" w:rsidR="00C54304" w:rsidRPr="00C15A00" w:rsidRDefault="00C54304" w:rsidP="00C15A00">
            <w:pPr>
              <w:widowControl w:val="0"/>
              <w:spacing w:line="240" w:lineRule="auto"/>
              <w:rPr>
                <w:rPrChange w:id="239" w:author="USER" w:date="2022-09-06T15:02:00Z">
                  <w:rPr>
                    <w:highlight w:val="yellow"/>
                  </w:rPr>
                </w:rPrChange>
              </w:rPr>
            </w:pPr>
            <w:r w:rsidRPr="00C15A00">
              <w:rPr>
                <w:rPrChange w:id="240" w:author="USER" w:date="2022-09-06T15:02:00Z">
                  <w:rPr>
                    <w:highlight w:val="yellow"/>
                  </w:rPr>
                </w:rPrChange>
              </w:rPr>
              <w:t xml:space="preserve">Al hablar de topologías de RED presentar imágenes relacionadas con estas: </w:t>
            </w:r>
          </w:p>
          <w:p w14:paraId="49FF0095" w14:textId="77777777" w:rsidR="00C54304" w:rsidRPr="00C15A00" w:rsidRDefault="00C54304" w:rsidP="00C15A00">
            <w:pPr>
              <w:widowControl w:val="0"/>
              <w:spacing w:line="240" w:lineRule="auto"/>
              <w:rPr>
                <w:rPrChange w:id="241" w:author="USER" w:date="2022-09-06T15:02:00Z">
                  <w:rPr>
                    <w:highlight w:val="yellow"/>
                  </w:rPr>
                </w:rPrChange>
              </w:rPr>
            </w:pPr>
            <w:r w:rsidRPr="00C15A00">
              <w:rPr>
                <w:rPrChange w:id="242" w:author="USER" w:date="2022-09-06T15:02:00Z">
                  <w:rPr>
                    <w:highlight w:val="yellow"/>
                  </w:rPr>
                </w:rPrChange>
              </w:rPr>
              <w:t>Topología bus</w:t>
            </w:r>
          </w:p>
          <w:p w14:paraId="56C62653" w14:textId="77777777" w:rsidR="00C54304" w:rsidRPr="00C15A00" w:rsidRDefault="00C54304" w:rsidP="00C15A00">
            <w:pPr>
              <w:widowControl w:val="0"/>
              <w:spacing w:line="240" w:lineRule="auto"/>
              <w:rPr>
                <w:color w:val="999999"/>
                <w:rPrChange w:id="243" w:author="USER" w:date="2022-09-06T15:02:00Z">
                  <w:rPr>
                    <w:color w:val="999999"/>
                    <w:highlight w:val="yellow"/>
                  </w:rPr>
                </w:rPrChange>
              </w:rPr>
            </w:pPr>
            <w:r w:rsidRPr="00C15A00">
              <w:rPr>
                <w:noProof/>
                <w:lang w:val="es-CO"/>
                <w:rPrChange w:id="244" w:author="USER" w:date="2022-09-06T15:02:00Z">
                  <w:rPr>
                    <w:noProof/>
                    <w:highlight w:val="yellow"/>
                    <w:lang w:val="es-CO"/>
                  </w:rPr>
                </w:rPrChange>
              </w:rPr>
              <w:lastRenderedPageBreak/>
              <w:drawing>
                <wp:inline distT="0" distB="0" distL="0" distR="0" wp14:anchorId="369821D1" wp14:editId="055612F7">
                  <wp:extent cx="2111375" cy="1181100"/>
                  <wp:effectExtent l="0" t="0" r="3175" b="0"/>
                  <wp:docPr id="150" name="Imagen 150" descr="Ilustración vectorial de red de topología de bus, en concepto de tecnología de red infor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lustración vectorial de red de topología de bus, en concepto de tecnología de red informática"/>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4447" b="21420"/>
                          <a:stretch/>
                        </pic:blipFill>
                        <pic:spPr bwMode="auto">
                          <a:xfrm>
                            <a:off x="0" y="0"/>
                            <a:ext cx="2111375" cy="1181100"/>
                          </a:xfrm>
                          <a:prstGeom prst="rect">
                            <a:avLst/>
                          </a:prstGeom>
                          <a:noFill/>
                          <a:ln>
                            <a:noFill/>
                          </a:ln>
                          <a:extLst>
                            <a:ext uri="{53640926-AAD7-44D8-BBD7-CCE9431645EC}">
                              <a14:shadowObscured xmlns:a14="http://schemas.microsoft.com/office/drawing/2010/main"/>
                            </a:ext>
                          </a:extLst>
                        </pic:spPr>
                      </pic:pic>
                    </a:graphicData>
                  </a:graphic>
                </wp:inline>
              </w:drawing>
            </w:r>
          </w:p>
          <w:p w14:paraId="0AB921F6" w14:textId="77777777" w:rsidR="00C54304" w:rsidRPr="00C15A00" w:rsidRDefault="00C54304" w:rsidP="00C15A00">
            <w:pPr>
              <w:widowControl w:val="0"/>
              <w:spacing w:line="240" w:lineRule="auto"/>
              <w:rPr>
                <w:color w:val="999999"/>
                <w:rPrChange w:id="245" w:author="USER" w:date="2022-09-06T15:02:00Z">
                  <w:rPr>
                    <w:color w:val="999999"/>
                    <w:highlight w:val="yellow"/>
                  </w:rPr>
                </w:rPrChange>
              </w:rPr>
            </w:pPr>
            <w:r w:rsidRPr="00C15A00">
              <w:rPr>
                <w:rPrChange w:id="246" w:author="USER" w:date="2022-09-06T15:02:00Z">
                  <w:rPr>
                    <w:highlight w:val="yellow"/>
                  </w:rPr>
                </w:rPrChange>
              </w:rPr>
              <w:t xml:space="preserve">Imagen de referencia </w:t>
            </w:r>
            <w:r w:rsidRPr="00C15A00">
              <w:fldChar w:fldCharType="begin"/>
            </w:r>
            <w:r w:rsidRPr="00C15A00">
              <w:instrText xml:space="preserve"> HYPERLINK "https://image.shutterstock.com/image-vector/bus-topology-network-vector-illustration-600w-2168635477.jpg" </w:instrText>
            </w:r>
            <w:r w:rsidRPr="00C15A00">
              <w:fldChar w:fldCharType="separate"/>
            </w:r>
            <w:r w:rsidRPr="00C15A00">
              <w:rPr>
                <w:rStyle w:val="Hipervnculo"/>
                <w:rPrChange w:id="247" w:author="USER" w:date="2022-09-06T15:02:00Z">
                  <w:rPr>
                    <w:rStyle w:val="Hipervnculo"/>
                    <w:highlight w:val="yellow"/>
                  </w:rPr>
                </w:rPrChange>
              </w:rPr>
              <w:t>https://image.shutterstock.com/image-vector/bus-topology-network-vector-illustration-600w-2168635477.jpg</w:t>
            </w:r>
            <w:r w:rsidRPr="00C15A00">
              <w:rPr>
                <w:rStyle w:val="Hipervnculo"/>
                <w:rPrChange w:id="248" w:author="USER" w:date="2022-09-06T15:02:00Z">
                  <w:rPr>
                    <w:rStyle w:val="Hipervnculo"/>
                    <w:highlight w:val="yellow"/>
                  </w:rPr>
                </w:rPrChange>
              </w:rPr>
              <w:fldChar w:fldCharType="end"/>
            </w:r>
            <w:r w:rsidRPr="00C15A00">
              <w:rPr>
                <w:rPrChange w:id="249" w:author="USER" w:date="2022-09-06T15:02:00Z">
                  <w:rPr>
                    <w:highlight w:val="yellow"/>
                  </w:rPr>
                </w:rPrChange>
              </w:rPr>
              <w:t xml:space="preserve"> </w:t>
            </w:r>
          </w:p>
          <w:p w14:paraId="7B588BBE" w14:textId="77777777" w:rsidR="00C54304" w:rsidRPr="00C15A00" w:rsidRDefault="00C54304" w:rsidP="00C15A00">
            <w:pPr>
              <w:widowControl w:val="0"/>
              <w:spacing w:line="240" w:lineRule="auto"/>
              <w:rPr>
                <w:rPrChange w:id="250" w:author="USER" w:date="2022-09-06T15:02:00Z">
                  <w:rPr>
                    <w:highlight w:val="yellow"/>
                  </w:rPr>
                </w:rPrChange>
              </w:rPr>
            </w:pPr>
            <w:r w:rsidRPr="00C15A00">
              <w:rPr>
                <w:rPrChange w:id="251" w:author="USER" w:date="2022-09-06T15:02:00Z">
                  <w:rPr>
                    <w:highlight w:val="yellow"/>
                  </w:rPr>
                </w:rPrChange>
              </w:rPr>
              <w:t>228130_i12</w:t>
            </w:r>
          </w:p>
          <w:p w14:paraId="0EF5ECC4" w14:textId="77777777" w:rsidR="00C54304" w:rsidRPr="00C15A00" w:rsidRDefault="00C54304" w:rsidP="00C15A00">
            <w:pPr>
              <w:widowControl w:val="0"/>
              <w:spacing w:line="240" w:lineRule="auto"/>
              <w:rPr>
                <w:rPrChange w:id="252" w:author="USER" w:date="2022-09-06T15:02:00Z">
                  <w:rPr>
                    <w:highlight w:val="yellow"/>
                  </w:rPr>
                </w:rPrChange>
              </w:rPr>
            </w:pPr>
          </w:p>
          <w:p w14:paraId="0B88CEAF" w14:textId="77777777" w:rsidR="00C54304" w:rsidRPr="00C15A00" w:rsidRDefault="00C54304" w:rsidP="00C15A00">
            <w:pPr>
              <w:widowControl w:val="0"/>
              <w:spacing w:line="240" w:lineRule="auto"/>
              <w:rPr>
                <w:rPrChange w:id="253" w:author="USER" w:date="2022-09-06T15:02:00Z">
                  <w:rPr>
                    <w:highlight w:val="yellow"/>
                  </w:rPr>
                </w:rPrChange>
              </w:rPr>
            </w:pPr>
          </w:p>
          <w:p w14:paraId="1A6DBAE3" w14:textId="66260B26" w:rsidR="00C54304" w:rsidRPr="00C15A00" w:rsidDel="002F3217" w:rsidRDefault="00C54304" w:rsidP="00C15A00">
            <w:pPr>
              <w:widowControl w:val="0"/>
              <w:spacing w:line="240" w:lineRule="auto"/>
              <w:rPr>
                <w:del w:id="254" w:author="ELSA CRISTINA ARENAS MARTINEZ" w:date="2022-09-19T16:21:00Z"/>
                <w:rPrChange w:id="255" w:author="USER" w:date="2022-09-06T15:02:00Z">
                  <w:rPr>
                    <w:del w:id="256" w:author="ELSA CRISTINA ARENAS MARTINEZ" w:date="2022-09-19T16:21:00Z"/>
                    <w:highlight w:val="yellow"/>
                  </w:rPr>
                </w:rPrChange>
              </w:rPr>
            </w:pPr>
          </w:p>
          <w:p w14:paraId="7EA7497D" w14:textId="77777777" w:rsidR="00C54304" w:rsidRPr="00C15A00" w:rsidRDefault="00C54304" w:rsidP="00C15A00">
            <w:pPr>
              <w:widowControl w:val="0"/>
              <w:spacing w:line="240" w:lineRule="auto"/>
              <w:rPr>
                <w:rPrChange w:id="257" w:author="USER" w:date="2022-09-06T15:02:00Z">
                  <w:rPr>
                    <w:highlight w:val="yellow"/>
                  </w:rPr>
                </w:rPrChange>
              </w:rPr>
            </w:pPr>
          </w:p>
          <w:p w14:paraId="72BB34FF" w14:textId="77777777" w:rsidR="00C54304" w:rsidRPr="00C15A00" w:rsidRDefault="00C54304" w:rsidP="00C15A00">
            <w:pPr>
              <w:widowControl w:val="0"/>
              <w:spacing w:line="240" w:lineRule="auto"/>
              <w:rPr>
                <w:rPrChange w:id="258" w:author="USER" w:date="2022-09-06T15:02:00Z">
                  <w:rPr>
                    <w:highlight w:val="yellow"/>
                  </w:rPr>
                </w:rPrChange>
              </w:rPr>
            </w:pPr>
          </w:p>
          <w:p w14:paraId="12ED0CC1" w14:textId="77777777" w:rsidR="00C54304" w:rsidRPr="00C15A00" w:rsidRDefault="00C54304" w:rsidP="00C15A00">
            <w:pPr>
              <w:widowControl w:val="0"/>
              <w:spacing w:line="240" w:lineRule="auto"/>
              <w:rPr>
                <w:color w:val="999999"/>
                <w:rPrChange w:id="259" w:author="USER" w:date="2022-09-06T15:02:00Z">
                  <w:rPr>
                    <w:color w:val="999999"/>
                    <w:highlight w:val="yellow"/>
                  </w:rPr>
                </w:rPrChange>
              </w:rPr>
            </w:pPr>
            <w:r w:rsidRPr="00C15A00">
              <w:rPr>
                <w:rPrChange w:id="260" w:author="USER" w:date="2022-09-06T15:02:00Z">
                  <w:rPr>
                    <w:highlight w:val="yellow"/>
                  </w:rPr>
                </w:rPrChange>
              </w:rPr>
              <w:t>Topología estrella</w:t>
            </w:r>
          </w:p>
          <w:p w14:paraId="2B0F142B" w14:textId="77777777" w:rsidR="00C54304" w:rsidRPr="00C15A00" w:rsidRDefault="00C54304" w:rsidP="00C15A00">
            <w:pPr>
              <w:widowControl w:val="0"/>
              <w:spacing w:line="240" w:lineRule="auto"/>
              <w:rPr>
                <w:color w:val="999999"/>
                <w:rPrChange w:id="261" w:author="USER" w:date="2022-09-06T15:02:00Z">
                  <w:rPr>
                    <w:color w:val="999999"/>
                    <w:highlight w:val="yellow"/>
                  </w:rPr>
                </w:rPrChange>
              </w:rPr>
            </w:pPr>
            <w:r w:rsidRPr="00C15A00">
              <w:rPr>
                <w:noProof/>
                <w:lang w:val="es-CO"/>
                <w:rPrChange w:id="262" w:author="USER" w:date="2022-09-06T15:02:00Z">
                  <w:rPr>
                    <w:noProof/>
                    <w:highlight w:val="yellow"/>
                    <w:lang w:val="es-CO"/>
                  </w:rPr>
                </w:rPrChange>
              </w:rPr>
              <w:drawing>
                <wp:inline distT="0" distB="0" distL="0" distR="0" wp14:anchorId="52223E82" wp14:editId="06C4E496">
                  <wp:extent cx="1349847" cy="1722120"/>
                  <wp:effectExtent l="0" t="0" r="3175" b="0"/>
                  <wp:docPr id="151" name="Imagen 151" descr="Topologia estrella – Clasificacion De Las Re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opologia estrella – Clasificacion De Las Red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52913" cy="1726032"/>
                          </a:xfrm>
                          <a:prstGeom prst="rect">
                            <a:avLst/>
                          </a:prstGeom>
                          <a:noFill/>
                          <a:ln>
                            <a:noFill/>
                          </a:ln>
                        </pic:spPr>
                      </pic:pic>
                    </a:graphicData>
                  </a:graphic>
                </wp:inline>
              </w:drawing>
            </w:r>
          </w:p>
          <w:p w14:paraId="7C85771B" w14:textId="77777777" w:rsidR="00C54304" w:rsidRPr="00C15A00" w:rsidRDefault="00C54304" w:rsidP="00C15A00">
            <w:pPr>
              <w:widowControl w:val="0"/>
              <w:spacing w:line="240" w:lineRule="auto"/>
              <w:rPr>
                <w:color w:val="999999"/>
                <w:rPrChange w:id="263" w:author="USER" w:date="2022-09-06T15:02:00Z">
                  <w:rPr>
                    <w:color w:val="999999"/>
                    <w:highlight w:val="yellow"/>
                  </w:rPr>
                </w:rPrChange>
              </w:rPr>
            </w:pPr>
          </w:p>
          <w:p w14:paraId="27373D92" w14:textId="77777777" w:rsidR="00C54304" w:rsidRPr="00C15A00" w:rsidRDefault="00C54304" w:rsidP="00C15A00">
            <w:pPr>
              <w:widowControl w:val="0"/>
              <w:spacing w:line="240" w:lineRule="auto"/>
              <w:rPr>
                <w:color w:val="999999"/>
                <w:rPrChange w:id="264" w:author="USER" w:date="2022-09-06T15:02:00Z">
                  <w:rPr>
                    <w:color w:val="999999"/>
                    <w:highlight w:val="yellow"/>
                  </w:rPr>
                </w:rPrChange>
              </w:rPr>
            </w:pPr>
            <w:r w:rsidRPr="00C15A00">
              <w:rPr>
                <w:rPrChange w:id="265" w:author="USER" w:date="2022-09-06T15:02:00Z">
                  <w:rPr>
                    <w:highlight w:val="yellow"/>
                  </w:rPr>
                </w:rPrChange>
              </w:rPr>
              <w:t xml:space="preserve">Imagen de referencia </w:t>
            </w:r>
            <w:r w:rsidRPr="00C15A00">
              <w:fldChar w:fldCharType="begin"/>
            </w:r>
            <w:r w:rsidRPr="00C15A00">
              <w:instrText xml:space="preserve"> HYPERLINK "https://cdn.goconqr.com/uploads/slide_property/image/151269/73058cde-57de-4743-b91d-97cd588421a7.png" </w:instrText>
            </w:r>
            <w:r w:rsidRPr="00C15A00">
              <w:fldChar w:fldCharType="separate"/>
            </w:r>
            <w:r w:rsidRPr="00C15A00">
              <w:rPr>
                <w:rStyle w:val="Hipervnculo"/>
                <w:rPrChange w:id="266" w:author="USER" w:date="2022-09-06T15:02:00Z">
                  <w:rPr>
                    <w:rStyle w:val="Hipervnculo"/>
                    <w:highlight w:val="yellow"/>
                  </w:rPr>
                </w:rPrChange>
              </w:rPr>
              <w:t>https://cdn.goconqr.com/uploads/slide_property/image/151269/73058cde-57de-4743-b91d-</w:t>
            </w:r>
            <w:r w:rsidRPr="00C15A00">
              <w:rPr>
                <w:rStyle w:val="Hipervnculo"/>
                <w:rPrChange w:id="267" w:author="USER" w:date="2022-09-06T15:02:00Z">
                  <w:rPr>
                    <w:rStyle w:val="Hipervnculo"/>
                    <w:highlight w:val="yellow"/>
                  </w:rPr>
                </w:rPrChange>
              </w:rPr>
              <w:lastRenderedPageBreak/>
              <w:t>97cd588421a7.png</w:t>
            </w:r>
            <w:r w:rsidRPr="00C15A00">
              <w:rPr>
                <w:rStyle w:val="Hipervnculo"/>
                <w:rPrChange w:id="268" w:author="USER" w:date="2022-09-06T15:02:00Z">
                  <w:rPr>
                    <w:rStyle w:val="Hipervnculo"/>
                    <w:highlight w:val="yellow"/>
                  </w:rPr>
                </w:rPrChange>
              </w:rPr>
              <w:fldChar w:fldCharType="end"/>
            </w:r>
            <w:r w:rsidRPr="00C15A00">
              <w:rPr>
                <w:rPrChange w:id="269" w:author="USER" w:date="2022-09-06T15:02:00Z">
                  <w:rPr>
                    <w:highlight w:val="yellow"/>
                  </w:rPr>
                </w:rPrChange>
              </w:rPr>
              <w:t xml:space="preserve"> </w:t>
            </w:r>
          </w:p>
          <w:p w14:paraId="0D41E023" w14:textId="77777777" w:rsidR="00C54304" w:rsidRPr="00C15A00" w:rsidRDefault="00C54304" w:rsidP="00C15A00">
            <w:pPr>
              <w:widowControl w:val="0"/>
              <w:spacing w:line="240" w:lineRule="auto"/>
              <w:rPr>
                <w:rPrChange w:id="270" w:author="USER" w:date="2022-09-06T15:02:00Z">
                  <w:rPr>
                    <w:highlight w:val="yellow"/>
                  </w:rPr>
                </w:rPrChange>
              </w:rPr>
            </w:pPr>
            <w:r w:rsidRPr="00C15A00">
              <w:rPr>
                <w:rPrChange w:id="271" w:author="USER" w:date="2022-09-06T15:02:00Z">
                  <w:rPr>
                    <w:highlight w:val="yellow"/>
                  </w:rPr>
                </w:rPrChange>
              </w:rPr>
              <w:t>228130_i13</w:t>
            </w:r>
          </w:p>
          <w:p w14:paraId="334046E1" w14:textId="77777777" w:rsidR="00C54304" w:rsidRPr="00C15A00" w:rsidRDefault="00C54304" w:rsidP="00C15A00">
            <w:pPr>
              <w:widowControl w:val="0"/>
              <w:spacing w:line="240" w:lineRule="auto"/>
              <w:rPr>
                <w:rPrChange w:id="272" w:author="USER" w:date="2022-09-06T15:02:00Z">
                  <w:rPr>
                    <w:highlight w:val="yellow"/>
                  </w:rPr>
                </w:rPrChange>
              </w:rPr>
            </w:pPr>
            <w:r w:rsidRPr="00C15A00">
              <w:rPr>
                <w:rPrChange w:id="273" w:author="USER" w:date="2022-09-06T15:02:00Z">
                  <w:rPr>
                    <w:highlight w:val="yellow"/>
                  </w:rPr>
                </w:rPrChange>
              </w:rPr>
              <w:t>Topología anillo</w:t>
            </w:r>
          </w:p>
          <w:p w14:paraId="43EBE700" w14:textId="77777777" w:rsidR="00C54304" w:rsidRPr="00C15A00" w:rsidRDefault="00C54304" w:rsidP="00C15A00">
            <w:pPr>
              <w:widowControl w:val="0"/>
              <w:spacing w:line="240" w:lineRule="auto"/>
              <w:rPr>
                <w:rPrChange w:id="274" w:author="USER" w:date="2022-09-06T15:02:00Z">
                  <w:rPr>
                    <w:highlight w:val="yellow"/>
                  </w:rPr>
                </w:rPrChange>
              </w:rPr>
            </w:pPr>
            <w:r w:rsidRPr="00C15A00">
              <w:rPr>
                <w:noProof/>
                <w:lang w:val="es-CO"/>
                <w:rPrChange w:id="275" w:author="USER" w:date="2022-09-06T15:02:00Z">
                  <w:rPr>
                    <w:noProof/>
                    <w:highlight w:val="yellow"/>
                    <w:lang w:val="es-CO"/>
                  </w:rPr>
                </w:rPrChange>
              </w:rPr>
              <w:drawing>
                <wp:inline distT="0" distB="0" distL="0" distR="0" wp14:anchorId="4A81FC6C" wp14:editId="77BDA255">
                  <wp:extent cx="1474374" cy="1565275"/>
                  <wp:effectExtent l="0" t="0" r="0" b="0"/>
                  <wp:docPr id="6" name="Imagen 6" descr="Anillo - Topologías de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nillo - Topologías de R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78246" cy="1569386"/>
                          </a:xfrm>
                          <a:prstGeom prst="rect">
                            <a:avLst/>
                          </a:prstGeom>
                          <a:noFill/>
                          <a:ln>
                            <a:noFill/>
                          </a:ln>
                        </pic:spPr>
                      </pic:pic>
                    </a:graphicData>
                  </a:graphic>
                </wp:inline>
              </w:drawing>
            </w:r>
          </w:p>
          <w:p w14:paraId="4C09CCDB" w14:textId="77777777" w:rsidR="00C54304" w:rsidRPr="00C15A00" w:rsidRDefault="00C54304" w:rsidP="00C15A00">
            <w:pPr>
              <w:widowControl w:val="0"/>
              <w:spacing w:line="240" w:lineRule="auto"/>
              <w:rPr>
                <w:rPrChange w:id="276" w:author="USER" w:date="2022-09-06T15:02:00Z">
                  <w:rPr>
                    <w:highlight w:val="yellow"/>
                  </w:rPr>
                </w:rPrChange>
              </w:rPr>
            </w:pPr>
            <w:r w:rsidRPr="00C15A00">
              <w:rPr>
                <w:rPrChange w:id="277" w:author="USER" w:date="2022-09-06T15:02:00Z">
                  <w:rPr>
                    <w:highlight w:val="yellow"/>
                  </w:rPr>
                </w:rPrChange>
              </w:rPr>
              <w:t>Imagen de referencia</w:t>
            </w:r>
          </w:p>
          <w:p w14:paraId="2F04CFF1" w14:textId="77777777" w:rsidR="00C54304" w:rsidRPr="00C15A00" w:rsidRDefault="00000000" w:rsidP="00C15A00">
            <w:pPr>
              <w:widowControl w:val="0"/>
              <w:spacing w:line="240" w:lineRule="auto"/>
              <w:rPr>
                <w:rPrChange w:id="278" w:author="USER" w:date="2022-09-06T15:02:00Z">
                  <w:rPr>
                    <w:highlight w:val="yellow"/>
                  </w:rPr>
                </w:rPrChange>
              </w:rPr>
            </w:pPr>
            <w:r w:rsidRPr="00C15A00">
              <w:fldChar w:fldCharType="begin"/>
            </w:r>
            <w:r w:rsidRPr="00C15A00">
              <w:instrText xml:space="preserve"> HYPERLINK "https://lh4.googleusercontent.com/-6UCsaztEHKoAy6mkH-YX4foJp4602bSFdIxgB8vbDPLQMujp_Q8KiY91Mtcwc6K3fb7r7CeSrc96xMt2TjJJBP_HxHQNyVyt24lrMv5k23flgyJpmoref_DzTT86yKnRQ" </w:instrText>
            </w:r>
            <w:r w:rsidRPr="00C15A00">
              <w:fldChar w:fldCharType="separate"/>
            </w:r>
            <w:r w:rsidR="00C54304" w:rsidRPr="00C15A00">
              <w:rPr>
                <w:rStyle w:val="Hipervnculo"/>
                <w:rPrChange w:id="279" w:author="USER" w:date="2022-09-06T15:02:00Z">
                  <w:rPr>
                    <w:rStyle w:val="Hipervnculo"/>
                    <w:highlight w:val="yellow"/>
                  </w:rPr>
                </w:rPrChange>
              </w:rPr>
              <w:t>https://lh4.googleusercontent.com/-6UCsaztEHKoAy6mkH-YX4foJp4602bSFdIxgB8vbDPLQMujp_Q8KiY91Mtcwc6K3fb7r7CeSrc96xMt2TjJJBP_HxHQNyVyt24lrMv5k23flgyJpmoref_DzTT86yKnRQ</w:t>
            </w:r>
            <w:r w:rsidRPr="00C15A00">
              <w:rPr>
                <w:rStyle w:val="Hipervnculo"/>
                <w:rPrChange w:id="280" w:author="USER" w:date="2022-09-06T15:02:00Z">
                  <w:rPr>
                    <w:rStyle w:val="Hipervnculo"/>
                    <w:highlight w:val="yellow"/>
                  </w:rPr>
                </w:rPrChange>
              </w:rPr>
              <w:fldChar w:fldCharType="end"/>
            </w:r>
            <w:r w:rsidR="00C54304" w:rsidRPr="00C15A00">
              <w:rPr>
                <w:rPrChange w:id="281" w:author="USER" w:date="2022-09-06T15:02:00Z">
                  <w:rPr>
                    <w:highlight w:val="yellow"/>
                  </w:rPr>
                </w:rPrChange>
              </w:rPr>
              <w:t xml:space="preserve"> </w:t>
            </w:r>
          </w:p>
          <w:p w14:paraId="66AA16FB" w14:textId="77777777" w:rsidR="00C54304" w:rsidRPr="00C15A00" w:rsidRDefault="00C54304" w:rsidP="00C15A00">
            <w:pPr>
              <w:widowControl w:val="0"/>
              <w:spacing w:line="240" w:lineRule="auto"/>
              <w:rPr>
                <w:rPrChange w:id="282" w:author="USER" w:date="2022-09-06T15:02:00Z">
                  <w:rPr>
                    <w:highlight w:val="yellow"/>
                  </w:rPr>
                </w:rPrChange>
              </w:rPr>
            </w:pPr>
            <w:r w:rsidRPr="00C15A00">
              <w:rPr>
                <w:rPrChange w:id="283" w:author="USER" w:date="2022-09-06T15:02:00Z">
                  <w:rPr>
                    <w:highlight w:val="yellow"/>
                  </w:rPr>
                </w:rPrChange>
              </w:rPr>
              <w:t>228130_i15</w:t>
            </w:r>
          </w:p>
          <w:p w14:paraId="2640917F" w14:textId="77777777" w:rsidR="00C54304" w:rsidRPr="00C15A00" w:rsidRDefault="00C54304" w:rsidP="00C15A00">
            <w:pPr>
              <w:widowControl w:val="0"/>
              <w:spacing w:line="240" w:lineRule="auto"/>
              <w:rPr>
                <w:rPrChange w:id="284" w:author="USER" w:date="2022-09-06T15:02:00Z">
                  <w:rPr>
                    <w:highlight w:val="yellow"/>
                  </w:rPr>
                </w:rPrChange>
              </w:rPr>
            </w:pPr>
          </w:p>
          <w:p w14:paraId="161A87B6" w14:textId="77777777" w:rsidR="00C54304" w:rsidRPr="00C15A00" w:rsidRDefault="00C54304" w:rsidP="00C15A00">
            <w:pPr>
              <w:widowControl w:val="0"/>
              <w:spacing w:line="240" w:lineRule="auto"/>
              <w:rPr>
                <w:b/>
                <w:bCs/>
                <w:color w:val="999999"/>
                <w:rPrChange w:id="285" w:author="USER" w:date="2022-09-06T15:02:00Z">
                  <w:rPr>
                    <w:b/>
                    <w:bCs/>
                    <w:color w:val="999999"/>
                    <w:highlight w:val="yellow"/>
                  </w:rPr>
                </w:rPrChange>
              </w:rPr>
            </w:pPr>
            <w:r w:rsidRPr="00C15A00">
              <w:rPr>
                <w:rPrChange w:id="286" w:author="USER" w:date="2022-09-06T15:02:00Z">
                  <w:rPr>
                    <w:highlight w:val="yellow"/>
                  </w:rPr>
                </w:rPrChange>
              </w:rPr>
              <w:t>Topología malla</w:t>
            </w:r>
          </w:p>
          <w:p w14:paraId="12D50B0A" w14:textId="77777777" w:rsidR="00C54304" w:rsidRPr="00C15A00" w:rsidRDefault="00C54304" w:rsidP="00C15A00">
            <w:pPr>
              <w:widowControl w:val="0"/>
              <w:spacing w:line="240" w:lineRule="auto"/>
              <w:rPr>
                <w:color w:val="999999"/>
                <w:rPrChange w:id="287" w:author="USER" w:date="2022-09-06T15:02:00Z">
                  <w:rPr>
                    <w:color w:val="999999"/>
                    <w:highlight w:val="yellow"/>
                  </w:rPr>
                </w:rPrChange>
              </w:rPr>
            </w:pPr>
            <w:r w:rsidRPr="00C15A00">
              <w:rPr>
                <w:noProof/>
                <w:lang w:val="es-CO"/>
                <w:rPrChange w:id="288" w:author="USER" w:date="2022-09-06T15:02:00Z">
                  <w:rPr>
                    <w:noProof/>
                    <w:highlight w:val="yellow"/>
                    <w:lang w:val="es-CO"/>
                  </w:rPr>
                </w:rPrChange>
              </w:rPr>
              <w:drawing>
                <wp:inline distT="0" distB="0" distL="0" distR="0" wp14:anchorId="410994AF" wp14:editId="2799D684">
                  <wp:extent cx="2111375" cy="1478280"/>
                  <wp:effectExtent l="0" t="0" r="3175" b="7620"/>
                  <wp:docPr id="149" name="Imagen 149" descr="businessman hand with virtual panel of mesh topology , Computer network technology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usinessman hand with virtual panel of mesh topology , Computer network technology concep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11375" cy="1478280"/>
                          </a:xfrm>
                          <a:prstGeom prst="rect">
                            <a:avLst/>
                          </a:prstGeom>
                          <a:noFill/>
                          <a:ln>
                            <a:noFill/>
                          </a:ln>
                        </pic:spPr>
                      </pic:pic>
                    </a:graphicData>
                  </a:graphic>
                </wp:inline>
              </w:drawing>
            </w:r>
          </w:p>
          <w:p w14:paraId="121541C6" w14:textId="77777777" w:rsidR="00C54304" w:rsidRPr="00C15A00" w:rsidRDefault="00C54304" w:rsidP="00C15A00">
            <w:pPr>
              <w:widowControl w:val="0"/>
              <w:spacing w:line="240" w:lineRule="auto"/>
              <w:rPr>
                <w:rStyle w:val="Hipervnculo"/>
                <w:rPrChange w:id="289" w:author="USER" w:date="2022-09-06T15:02:00Z">
                  <w:rPr>
                    <w:rStyle w:val="Hipervnculo"/>
                    <w:highlight w:val="yellow"/>
                  </w:rPr>
                </w:rPrChange>
              </w:rPr>
            </w:pPr>
            <w:r w:rsidRPr="00C15A00">
              <w:rPr>
                <w:rPrChange w:id="290" w:author="USER" w:date="2022-09-06T15:02:00Z">
                  <w:rPr>
                    <w:color w:val="0000FF" w:themeColor="hyperlink"/>
                    <w:highlight w:val="yellow"/>
                    <w:u w:val="single"/>
                  </w:rPr>
                </w:rPrChange>
              </w:rPr>
              <w:t xml:space="preserve">Imagen de referencia </w:t>
            </w:r>
            <w:r w:rsidRPr="00C15A00">
              <w:fldChar w:fldCharType="begin"/>
            </w:r>
            <w:r w:rsidRPr="00C15A00">
              <w:instrText xml:space="preserve"> HYPERLINK "https://image.shutterstock.com/image-photo/businessman-hand-virtual-panel-mesh-600w-564888778.jpg" </w:instrText>
            </w:r>
            <w:r w:rsidRPr="00C15A00">
              <w:fldChar w:fldCharType="separate"/>
            </w:r>
            <w:r w:rsidRPr="00C15A00">
              <w:rPr>
                <w:rStyle w:val="Hipervnculo"/>
                <w:rPrChange w:id="291" w:author="USER" w:date="2022-09-06T15:02:00Z">
                  <w:rPr>
                    <w:rStyle w:val="Hipervnculo"/>
                    <w:highlight w:val="yellow"/>
                  </w:rPr>
                </w:rPrChange>
              </w:rPr>
              <w:t>https://image.shutterstock.com/im</w:t>
            </w:r>
            <w:r w:rsidRPr="00C15A00">
              <w:rPr>
                <w:rStyle w:val="Hipervnculo"/>
                <w:rPrChange w:id="292" w:author="USER" w:date="2022-09-06T15:02:00Z">
                  <w:rPr>
                    <w:rStyle w:val="Hipervnculo"/>
                    <w:highlight w:val="yellow"/>
                  </w:rPr>
                </w:rPrChange>
              </w:rPr>
              <w:lastRenderedPageBreak/>
              <w:t>age-photo/businessman-hand-virtual-panel-mesh-600w-564888778.jpg</w:t>
            </w:r>
            <w:r w:rsidRPr="00C15A00">
              <w:rPr>
                <w:rStyle w:val="Hipervnculo"/>
                <w:rPrChange w:id="293" w:author="USER" w:date="2022-09-06T15:02:00Z">
                  <w:rPr>
                    <w:rStyle w:val="Hipervnculo"/>
                    <w:highlight w:val="yellow"/>
                  </w:rPr>
                </w:rPrChange>
              </w:rPr>
              <w:fldChar w:fldCharType="end"/>
            </w:r>
            <w:r w:rsidRPr="00C15A00">
              <w:rPr>
                <w:rPrChange w:id="294" w:author="USER" w:date="2022-09-06T15:02:00Z">
                  <w:rPr>
                    <w:highlight w:val="yellow"/>
                  </w:rPr>
                </w:rPrChange>
              </w:rPr>
              <w:t xml:space="preserve"> </w:t>
            </w:r>
          </w:p>
          <w:p w14:paraId="5488F2D0" w14:textId="77777777" w:rsidR="00C54304" w:rsidRPr="00C15A00" w:rsidRDefault="00C54304" w:rsidP="00C15A00">
            <w:pPr>
              <w:widowControl w:val="0"/>
              <w:spacing w:line="240" w:lineRule="auto"/>
              <w:rPr>
                <w:color w:val="999999"/>
                <w:rPrChange w:id="295" w:author="USER" w:date="2022-09-06T15:02:00Z">
                  <w:rPr>
                    <w:color w:val="999999"/>
                    <w:highlight w:val="yellow"/>
                  </w:rPr>
                </w:rPrChange>
              </w:rPr>
            </w:pPr>
            <w:r w:rsidRPr="00C15A00">
              <w:rPr>
                <w:rPrChange w:id="296" w:author="USER" w:date="2022-09-06T15:02:00Z">
                  <w:rPr>
                    <w:highlight w:val="yellow"/>
                  </w:rPr>
                </w:rPrChange>
              </w:rPr>
              <w:t>228130_i16</w:t>
            </w:r>
            <w:r w:rsidRPr="00C15A00">
              <w:rPr>
                <w:color w:val="999999"/>
                <w:rPrChange w:id="297" w:author="USER" w:date="2022-09-06T15:02:00Z">
                  <w:rPr>
                    <w:color w:val="999999"/>
                    <w:highlight w:val="yellow"/>
                  </w:rPr>
                </w:rPrChange>
              </w:rPr>
              <w:t xml:space="preserve"> </w:t>
            </w:r>
          </w:p>
          <w:p w14:paraId="24D80402" w14:textId="77777777" w:rsidR="00C54304" w:rsidRPr="00C15A00" w:rsidRDefault="00C54304" w:rsidP="00C15A00">
            <w:pPr>
              <w:widowControl w:val="0"/>
              <w:spacing w:line="240" w:lineRule="auto"/>
              <w:rPr>
                <w:color w:val="999999"/>
                <w:rPrChange w:id="298" w:author="USER" w:date="2022-09-06T15:02:00Z">
                  <w:rPr>
                    <w:color w:val="999999"/>
                    <w:highlight w:val="yellow"/>
                  </w:rPr>
                </w:rPrChange>
              </w:rPr>
            </w:pPr>
          </w:p>
          <w:p w14:paraId="0E1E9087" w14:textId="77777777" w:rsidR="00C54304" w:rsidRPr="00C15A00" w:rsidRDefault="00C54304" w:rsidP="00C15A00">
            <w:pPr>
              <w:widowControl w:val="0"/>
              <w:spacing w:line="240" w:lineRule="auto"/>
              <w:rPr>
                <w:rPrChange w:id="299" w:author="USER" w:date="2022-09-06T15:02:00Z">
                  <w:rPr>
                    <w:highlight w:val="yellow"/>
                  </w:rPr>
                </w:rPrChange>
              </w:rPr>
            </w:pPr>
            <w:r w:rsidRPr="00C15A00">
              <w:rPr>
                <w:rPrChange w:id="300" w:author="USER" w:date="2022-09-06T15:02:00Z">
                  <w:rPr>
                    <w:highlight w:val="yellow"/>
                  </w:rPr>
                </w:rPrChange>
              </w:rPr>
              <w:t>Topología híbrida</w:t>
            </w:r>
          </w:p>
          <w:p w14:paraId="459B4FAD" w14:textId="77777777" w:rsidR="00C54304" w:rsidRPr="00C15A00" w:rsidRDefault="00C54304" w:rsidP="00C15A00">
            <w:pPr>
              <w:widowControl w:val="0"/>
              <w:spacing w:line="240" w:lineRule="auto"/>
              <w:rPr>
                <w:color w:val="999999"/>
                <w:rPrChange w:id="301" w:author="USER" w:date="2022-09-06T15:02:00Z">
                  <w:rPr>
                    <w:color w:val="999999"/>
                    <w:highlight w:val="yellow"/>
                  </w:rPr>
                </w:rPrChange>
              </w:rPr>
            </w:pPr>
            <w:r w:rsidRPr="00C15A00">
              <w:rPr>
                <w:noProof/>
                <w:lang w:val="es-CO"/>
                <w:rPrChange w:id="302" w:author="USER" w:date="2022-09-06T15:02:00Z">
                  <w:rPr>
                    <w:noProof/>
                    <w:highlight w:val="yellow"/>
                    <w:lang w:val="es-CO"/>
                  </w:rPr>
                </w:rPrChange>
              </w:rPr>
              <w:drawing>
                <wp:inline distT="0" distB="0" distL="0" distR="0" wp14:anchorId="53C750BB" wp14:editId="2070FA6A">
                  <wp:extent cx="2111375" cy="1811020"/>
                  <wp:effectExtent l="0" t="0" r="3175" b="0"/>
                  <wp:docPr id="153" name="Imagen 153" descr="Topología de redes informáticas | OpenWebin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opología de redes informáticas | OpenWebinar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1375" cy="1811020"/>
                          </a:xfrm>
                          <a:prstGeom prst="rect">
                            <a:avLst/>
                          </a:prstGeom>
                          <a:noFill/>
                          <a:ln>
                            <a:noFill/>
                          </a:ln>
                        </pic:spPr>
                      </pic:pic>
                    </a:graphicData>
                  </a:graphic>
                </wp:inline>
              </w:drawing>
            </w:r>
          </w:p>
          <w:p w14:paraId="724C885F" w14:textId="77777777" w:rsidR="00C54304" w:rsidRPr="00C15A00" w:rsidRDefault="00C54304" w:rsidP="00C15A00">
            <w:pPr>
              <w:widowControl w:val="0"/>
              <w:spacing w:line="240" w:lineRule="auto"/>
              <w:rPr>
                <w:rPrChange w:id="303" w:author="USER" w:date="2022-09-06T15:02:00Z">
                  <w:rPr>
                    <w:highlight w:val="yellow"/>
                  </w:rPr>
                </w:rPrChange>
              </w:rPr>
            </w:pPr>
            <w:r w:rsidRPr="00C15A00">
              <w:rPr>
                <w:rPrChange w:id="304" w:author="USER" w:date="2022-09-06T15:02:00Z">
                  <w:rPr>
                    <w:highlight w:val="yellow"/>
                  </w:rPr>
                </w:rPrChange>
              </w:rPr>
              <w:t xml:space="preserve">Imagen de referencia </w:t>
            </w:r>
            <w:r w:rsidRPr="00C15A00">
              <w:fldChar w:fldCharType="begin"/>
            </w:r>
            <w:r w:rsidRPr="00C15A00">
              <w:instrText xml:space="preserve"> HYPERLINK "https://dc722jrlp2zu8.cloudfront.net/media/uploads/2021/02/03/hibrida.png" </w:instrText>
            </w:r>
            <w:r w:rsidRPr="00C15A00">
              <w:fldChar w:fldCharType="separate"/>
            </w:r>
            <w:r w:rsidRPr="00C15A00">
              <w:rPr>
                <w:rStyle w:val="Hipervnculo"/>
                <w:rPrChange w:id="305" w:author="USER" w:date="2022-09-06T15:02:00Z">
                  <w:rPr>
                    <w:rStyle w:val="Hipervnculo"/>
                    <w:highlight w:val="yellow"/>
                  </w:rPr>
                </w:rPrChange>
              </w:rPr>
              <w:t>https://dc722jrlp2zu8.cloudfront.net/media/uploads/2021/02/03/hibrida.png</w:t>
            </w:r>
            <w:r w:rsidRPr="00C15A00">
              <w:rPr>
                <w:rStyle w:val="Hipervnculo"/>
                <w:rPrChange w:id="306" w:author="USER" w:date="2022-09-06T15:02:00Z">
                  <w:rPr>
                    <w:rStyle w:val="Hipervnculo"/>
                    <w:highlight w:val="yellow"/>
                  </w:rPr>
                </w:rPrChange>
              </w:rPr>
              <w:fldChar w:fldCharType="end"/>
            </w:r>
            <w:r w:rsidRPr="00C15A00">
              <w:rPr>
                <w:rPrChange w:id="307" w:author="USER" w:date="2022-09-06T15:02:00Z">
                  <w:rPr>
                    <w:highlight w:val="yellow"/>
                  </w:rPr>
                </w:rPrChange>
              </w:rPr>
              <w:t xml:space="preserve"> </w:t>
            </w:r>
          </w:p>
          <w:p w14:paraId="7D188D42" w14:textId="77777777" w:rsidR="00C54304" w:rsidRPr="00C15A00" w:rsidRDefault="00C54304" w:rsidP="00C15A00">
            <w:pPr>
              <w:widowControl w:val="0"/>
              <w:spacing w:line="240" w:lineRule="auto"/>
              <w:rPr>
                <w:color w:val="999999"/>
                <w:rPrChange w:id="308" w:author="USER" w:date="2022-09-06T15:02:00Z">
                  <w:rPr>
                    <w:color w:val="999999"/>
                    <w:highlight w:val="yellow"/>
                  </w:rPr>
                </w:rPrChange>
              </w:rPr>
            </w:pPr>
            <w:r w:rsidRPr="00C15A00">
              <w:rPr>
                <w:rPrChange w:id="309" w:author="USER" w:date="2022-09-06T15:02:00Z">
                  <w:rPr>
                    <w:highlight w:val="yellow"/>
                  </w:rPr>
                </w:rPrChange>
              </w:rPr>
              <w:t>228130_i16</w:t>
            </w:r>
            <w:r w:rsidRPr="00C15A00">
              <w:rPr>
                <w:color w:val="999999"/>
                <w:rPrChange w:id="310" w:author="USER" w:date="2022-09-06T15:02:00Z">
                  <w:rPr>
                    <w:color w:val="999999"/>
                    <w:highlight w:val="yellow"/>
                  </w:rPr>
                </w:rPrChange>
              </w:rPr>
              <w:t xml:space="preserve"> </w:t>
            </w:r>
          </w:p>
        </w:tc>
        <w:tc>
          <w:tcPr>
            <w:tcW w:w="2070" w:type="dxa"/>
            <w:shd w:val="clear" w:color="auto" w:fill="auto"/>
            <w:tcMar>
              <w:top w:w="100" w:type="dxa"/>
              <w:left w:w="100" w:type="dxa"/>
              <w:bottom w:w="100" w:type="dxa"/>
              <w:right w:w="100" w:type="dxa"/>
            </w:tcMar>
          </w:tcPr>
          <w:p w14:paraId="31F01AC8" w14:textId="77777777" w:rsidR="00C54304" w:rsidRPr="00C15A00" w:rsidRDefault="00C54304" w:rsidP="00C15A00">
            <w:pPr>
              <w:widowControl w:val="0"/>
              <w:spacing w:line="240" w:lineRule="auto"/>
              <w:rPr>
                <w:rPrChange w:id="311" w:author="USER" w:date="2022-09-06T15:02:00Z">
                  <w:rPr>
                    <w:highlight w:val="yellow"/>
                  </w:rPr>
                </w:rPrChange>
              </w:rPr>
            </w:pPr>
            <w:r w:rsidRPr="00C15A00">
              <w:rPr>
                <w:rPrChange w:id="312" w:author="USER" w:date="2022-09-06T15:02:00Z">
                  <w:rPr>
                    <w:highlight w:val="yellow"/>
                  </w:rPr>
                </w:rPrChange>
              </w:rPr>
              <w:lastRenderedPageBreak/>
              <w:t>N/A</w:t>
            </w:r>
          </w:p>
        </w:tc>
        <w:tc>
          <w:tcPr>
            <w:tcW w:w="4815" w:type="dxa"/>
            <w:shd w:val="clear" w:color="auto" w:fill="auto"/>
            <w:tcMar>
              <w:top w:w="100" w:type="dxa"/>
              <w:left w:w="100" w:type="dxa"/>
              <w:bottom w:w="100" w:type="dxa"/>
              <w:right w:w="100" w:type="dxa"/>
            </w:tcMar>
          </w:tcPr>
          <w:p w14:paraId="63404398" w14:textId="77777777" w:rsidR="00C54304" w:rsidRPr="00C15A00" w:rsidRDefault="00C54304" w:rsidP="00C15A00">
            <w:pPr>
              <w:widowControl w:val="0"/>
              <w:spacing w:line="240" w:lineRule="auto"/>
              <w:rPr>
                <w:rPrChange w:id="313" w:author="USER" w:date="2022-09-06T15:02:00Z">
                  <w:rPr>
                    <w:highlight w:val="yellow"/>
                  </w:rPr>
                </w:rPrChange>
              </w:rPr>
            </w:pPr>
          </w:p>
        </w:tc>
        <w:tc>
          <w:tcPr>
            <w:tcW w:w="2554" w:type="dxa"/>
            <w:shd w:val="clear" w:color="auto" w:fill="auto"/>
            <w:tcMar>
              <w:top w:w="100" w:type="dxa"/>
              <w:left w:w="100" w:type="dxa"/>
              <w:bottom w:w="100" w:type="dxa"/>
              <w:right w:w="100" w:type="dxa"/>
            </w:tcMar>
          </w:tcPr>
          <w:p w14:paraId="336E0F5D" w14:textId="32065D42" w:rsidR="00C54304" w:rsidRPr="00C15A00" w:rsidRDefault="00C54304" w:rsidP="00C15A00">
            <w:pPr>
              <w:widowControl w:val="0"/>
              <w:spacing w:line="240" w:lineRule="auto"/>
              <w:rPr>
                <w:rPrChange w:id="314" w:author="USER" w:date="2022-09-06T15:02:00Z">
                  <w:rPr>
                    <w:highlight w:val="yellow"/>
                  </w:rPr>
                </w:rPrChange>
              </w:rPr>
            </w:pPr>
            <w:r w:rsidRPr="00C15A00">
              <w:rPr>
                <w:rPrChange w:id="315" w:author="USER" w:date="2022-09-06T15:02:00Z">
                  <w:rPr>
                    <w:highlight w:val="yellow"/>
                  </w:rPr>
                </w:rPrChange>
              </w:rPr>
              <w:t xml:space="preserve">Ya está grabado por el experto, ubicado en la carpeta anexos archivo: </w:t>
            </w:r>
            <w:r w:rsidR="000B4D75" w:rsidRPr="00C15A00">
              <w:rPr>
                <w:rPrChange w:id="316" w:author="USER" w:date="2022-09-06T15:02:00Z">
                  <w:rPr>
                    <w:highlight w:val="yellow"/>
                  </w:rPr>
                </w:rPrChange>
              </w:rPr>
              <w:t>228130</w:t>
            </w:r>
            <w:r w:rsidRPr="00C15A00">
              <w:rPr>
                <w:rPrChange w:id="317" w:author="USER" w:date="2022-09-06T15:02:00Z">
                  <w:rPr>
                    <w:highlight w:val="yellow"/>
                  </w:rPr>
                </w:rPrChange>
              </w:rPr>
              <w:t>_v1.mp4</w:t>
            </w:r>
          </w:p>
        </w:tc>
      </w:tr>
      <w:tr w:rsidR="00C54304" w:rsidRPr="00C15A00" w14:paraId="5525A680" w14:textId="77777777" w:rsidTr="00BD7376">
        <w:tc>
          <w:tcPr>
            <w:tcW w:w="1485" w:type="dxa"/>
            <w:shd w:val="clear" w:color="auto" w:fill="auto"/>
            <w:tcMar>
              <w:top w:w="100" w:type="dxa"/>
              <w:left w:w="100" w:type="dxa"/>
              <w:bottom w:w="100" w:type="dxa"/>
              <w:right w:w="100" w:type="dxa"/>
            </w:tcMar>
          </w:tcPr>
          <w:p w14:paraId="3D0B07A6" w14:textId="77777777" w:rsidR="00C54304" w:rsidRPr="00C15A00" w:rsidRDefault="00C54304" w:rsidP="00C15A00">
            <w:pPr>
              <w:widowControl w:val="0"/>
              <w:spacing w:line="240" w:lineRule="auto"/>
              <w:rPr>
                <w:b/>
                <w:rPrChange w:id="318" w:author="USER" w:date="2022-09-06T15:02:00Z">
                  <w:rPr>
                    <w:b/>
                    <w:highlight w:val="yellow"/>
                  </w:rPr>
                </w:rPrChange>
              </w:rPr>
            </w:pPr>
            <w:r w:rsidRPr="00C15A00">
              <w:rPr>
                <w:b/>
                <w:rPrChange w:id="319" w:author="USER" w:date="2022-09-06T15:02:00Z">
                  <w:rPr>
                    <w:b/>
                    <w:highlight w:val="yellow"/>
                  </w:rPr>
                </w:rPrChange>
              </w:rPr>
              <w:lastRenderedPageBreak/>
              <w:t>10:16:00</w:t>
            </w:r>
          </w:p>
        </w:tc>
        <w:tc>
          <w:tcPr>
            <w:tcW w:w="3525" w:type="dxa"/>
            <w:shd w:val="clear" w:color="auto" w:fill="auto"/>
            <w:tcMar>
              <w:top w:w="100" w:type="dxa"/>
              <w:left w:w="100" w:type="dxa"/>
              <w:bottom w:w="100" w:type="dxa"/>
              <w:right w:w="100" w:type="dxa"/>
            </w:tcMar>
          </w:tcPr>
          <w:p w14:paraId="6B313AF3" w14:textId="77777777" w:rsidR="00C54304" w:rsidRPr="00C15A00" w:rsidRDefault="00C54304" w:rsidP="00C15A00">
            <w:pPr>
              <w:widowControl w:val="0"/>
              <w:spacing w:line="240" w:lineRule="auto"/>
              <w:rPr>
                <w:rPrChange w:id="320" w:author="USER" w:date="2022-09-06T15:02:00Z">
                  <w:rPr>
                    <w:highlight w:val="yellow"/>
                  </w:rPr>
                </w:rPrChange>
              </w:rPr>
            </w:pPr>
            <w:r w:rsidRPr="00C15A00">
              <w:rPr>
                <w:rPrChange w:id="321" w:author="USER" w:date="2022-09-06T15:02:00Z">
                  <w:rPr>
                    <w:highlight w:val="yellow"/>
                  </w:rPr>
                </w:rPrChange>
              </w:rPr>
              <w:t>Se muestra la etapa final con imágenes de, comentarios, profundización en la temática.</w:t>
            </w:r>
          </w:p>
          <w:p w14:paraId="5AAF7FB3" w14:textId="77777777" w:rsidR="00C54304" w:rsidRPr="00C15A00" w:rsidRDefault="00C54304" w:rsidP="00C15A00">
            <w:pPr>
              <w:widowControl w:val="0"/>
              <w:spacing w:line="240" w:lineRule="auto"/>
              <w:rPr>
                <w:color w:val="999999"/>
                <w:rPrChange w:id="322" w:author="USER" w:date="2022-09-06T15:02:00Z">
                  <w:rPr>
                    <w:color w:val="999999"/>
                    <w:highlight w:val="yellow"/>
                  </w:rPr>
                </w:rPrChange>
              </w:rPr>
            </w:pPr>
            <w:r w:rsidRPr="00C15A00">
              <w:rPr>
                <w:color w:val="999999"/>
                <w:rPrChange w:id="323" w:author="USER" w:date="2022-09-06T15:02:00Z">
                  <w:rPr>
                    <w:color w:val="999999"/>
                    <w:highlight w:val="yellow"/>
                  </w:rPr>
                </w:rPrChange>
              </w:rPr>
              <w:t xml:space="preserve"> </w:t>
            </w:r>
            <w:r w:rsidRPr="00C15A00">
              <w:rPr>
                <w:noProof/>
                <w:lang w:val="es-CO"/>
                <w:rPrChange w:id="324" w:author="USER" w:date="2022-09-06T15:02:00Z">
                  <w:rPr>
                    <w:noProof/>
                    <w:highlight w:val="yellow"/>
                    <w:lang w:val="es-CO"/>
                  </w:rPr>
                </w:rPrChange>
              </w:rPr>
              <w:drawing>
                <wp:inline distT="0" distB="0" distL="0" distR="0" wp14:anchorId="29437E3D" wp14:editId="1D4EB9D0">
                  <wp:extent cx="1419225" cy="1419225"/>
                  <wp:effectExtent l="0" t="0" r="9525" b="9525"/>
                  <wp:docPr id="134" name="Imagen 134" descr="Bocadillo de diálogo icono 3d ilustración vectorial burbuja de diálogo de comun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ocadillo de diálogo icono 3d ilustración vectorial burbuja de diálogo de comunicació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H="1">
                            <a:off x="0" y="0"/>
                            <a:ext cx="1419225" cy="1419225"/>
                          </a:xfrm>
                          <a:prstGeom prst="rect">
                            <a:avLst/>
                          </a:prstGeom>
                          <a:noFill/>
                          <a:ln>
                            <a:noFill/>
                          </a:ln>
                        </pic:spPr>
                      </pic:pic>
                    </a:graphicData>
                  </a:graphic>
                </wp:inline>
              </w:drawing>
            </w:r>
          </w:p>
          <w:p w14:paraId="19C2E6F2" w14:textId="77777777" w:rsidR="00C54304" w:rsidRPr="00C15A00" w:rsidRDefault="00C54304" w:rsidP="00C15A00">
            <w:pPr>
              <w:widowControl w:val="0"/>
              <w:spacing w:line="240" w:lineRule="auto"/>
              <w:rPr>
                <w:color w:val="999999"/>
                <w:rPrChange w:id="325" w:author="USER" w:date="2022-09-06T15:02:00Z">
                  <w:rPr>
                    <w:color w:val="999999"/>
                    <w:highlight w:val="yellow"/>
                  </w:rPr>
                </w:rPrChange>
              </w:rPr>
            </w:pPr>
            <w:r w:rsidRPr="00C15A00">
              <w:rPr>
                <w:rPrChange w:id="326" w:author="USER" w:date="2022-09-06T15:02:00Z">
                  <w:rPr>
                    <w:highlight w:val="yellow"/>
                  </w:rPr>
                </w:rPrChange>
              </w:rPr>
              <w:lastRenderedPageBreak/>
              <w:t xml:space="preserve">Imagen de referencia </w:t>
            </w:r>
            <w:r w:rsidRPr="00C15A00">
              <w:fldChar w:fldCharType="begin"/>
            </w:r>
            <w:r w:rsidRPr="00C15A00">
              <w:instrText xml:space="preserve"> HYPERLINK "https://www.freepik.es/vector-premium/bocadillo-dialogo-icono-3d-ilustracion-vectorial-burbuja-dialogo-comunicacion_28394097.htm" \l "query=comentario&amp;position=12&amp;from_view=search" </w:instrText>
            </w:r>
            <w:r w:rsidRPr="00C15A00">
              <w:fldChar w:fldCharType="separate"/>
            </w:r>
            <w:r w:rsidRPr="00C15A00">
              <w:rPr>
                <w:rStyle w:val="Hipervnculo"/>
                <w:rPrChange w:id="327" w:author="USER" w:date="2022-09-06T15:02:00Z">
                  <w:rPr>
                    <w:rStyle w:val="Hipervnculo"/>
                    <w:highlight w:val="yellow"/>
                  </w:rPr>
                </w:rPrChange>
              </w:rPr>
              <w:t>https://www.freepik.es/vector-premium/bocadillo-dialogo-icono-3d-ilustracion-vectorial-burbuja-dialogo-comunicacion_28394097.htm#query=comentario&amp;position=12&amp;from_view=search</w:t>
            </w:r>
            <w:r w:rsidRPr="00C15A00">
              <w:rPr>
                <w:rStyle w:val="Hipervnculo"/>
                <w:rPrChange w:id="328" w:author="USER" w:date="2022-09-06T15:02:00Z">
                  <w:rPr>
                    <w:rStyle w:val="Hipervnculo"/>
                    <w:highlight w:val="yellow"/>
                  </w:rPr>
                </w:rPrChange>
              </w:rPr>
              <w:fldChar w:fldCharType="end"/>
            </w:r>
            <w:r w:rsidRPr="00C15A00">
              <w:rPr>
                <w:color w:val="999999"/>
                <w:rPrChange w:id="329" w:author="USER" w:date="2022-09-06T15:02:00Z">
                  <w:rPr>
                    <w:color w:val="999999"/>
                    <w:highlight w:val="yellow"/>
                  </w:rPr>
                </w:rPrChange>
              </w:rPr>
              <w:t xml:space="preserve"> </w:t>
            </w:r>
          </w:p>
          <w:p w14:paraId="6522A17C" w14:textId="77777777" w:rsidR="00C54304" w:rsidRPr="00C15A00" w:rsidRDefault="00C54304" w:rsidP="00C15A00">
            <w:pPr>
              <w:widowControl w:val="0"/>
              <w:spacing w:line="240" w:lineRule="auto"/>
              <w:rPr>
                <w:color w:val="999999"/>
                <w:rPrChange w:id="330" w:author="USER" w:date="2022-09-06T15:02:00Z">
                  <w:rPr>
                    <w:color w:val="999999"/>
                    <w:highlight w:val="yellow"/>
                  </w:rPr>
                </w:rPrChange>
              </w:rPr>
            </w:pPr>
            <w:r w:rsidRPr="00C15A00">
              <w:rPr>
                <w:rPrChange w:id="331" w:author="USER" w:date="2022-09-06T15:02:00Z">
                  <w:rPr>
                    <w:highlight w:val="yellow"/>
                  </w:rPr>
                </w:rPrChange>
              </w:rPr>
              <w:t>228130_i17</w:t>
            </w:r>
          </w:p>
          <w:p w14:paraId="7C9A0E80" w14:textId="77777777" w:rsidR="00C54304" w:rsidRPr="00C15A00" w:rsidRDefault="00C54304" w:rsidP="00C15A00">
            <w:pPr>
              <w:widowControl w:val="0"/>
              <w:spacing w:line="240" w:lineRule="auto"/>
              <w:rPr>
                <w:color w:val="999999"/>
                <w:rPrChange w:id="332" w:author="USER" w:date="2022-09-06T15:02:00Z">
                  <w:rPr>
                    <w:color w:val="999999"/>
                    <w:highlight w:val="yellow"/>
                  </w:rPr>
                </w:rPrChange>
              </w:rPr>
            </w:pPr>
          </w:p>
          <w:p w14:paraId="3D2B3963" w14:textId="77777777" w:rsidR="00C54304" w:rsidRPr="00C15A00" w:rsidRDefault="00C54304" w:rsidP="00C15A00">
            <w:pPr>
              <w:widowControl w:val="0"/>
              <w:spacing w:line="240" w:lineRule="auto"/>
              <w:rPr>
                <w:color w:val="999999"/>
                <w:rPrChange w:id="333" w:author="USER" w:date="2022-09-06T15:02:00Z">
                  <w:rPr>
                    <w:color w:val="999999"/>
                    <w:highlight w:val="yellow"/>
                  </w:rPr>
                </w:rPrChange>
              </w:rPr>
            </w:pPr>
            <w:r w:rsidRPr="00C15A00">
              <w:rPr>
                <w:noProof/>
                <w:lang w:val="es-CO"/>
                <w:rPrChange w:id="334" w:author="USER" w:date="2022-09-06T15:02:00Z">
                  <w:rPr>
                    <w:noProof/>
                    <w:highlight w:val="yellow"/>
                    <w:lang w:val="es-CO"/>
                  </w:rPr>
                </w:rPrChange>
              </w:rPr>
              <w:drawing>
                <wp:inline distT="0" distB="0" distL="0" distR="0" wp14:anchorId="703B1742" wp14:editId="25F82FBF">
                  <wp:extent cx="2111375" cy="1259840"/>
                  <wp:effectExtent l="0" t="0" r="3175" b="0"/>
                  <wp:docPr id="154" name="Imagen 154" descr="Examinar y estudiar el tema, mostrado como un tema de lupa y palabra para simbolizar el proceso de análisis, exploración, aprendizaje y una mirada más cercana al tema, 3d ilust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xaminar y estudiar el tema, mostrado como un tema de lupa y palabra para simbolizar el proceso de análisis, exploración, aprendizaje y una mirada más cercana al tema, 3d ilustració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11375" cy="1259840"/>
                          </a:xfrm>
                          <a:prstGeom prst="rect">
                            <a:avLst/>
                          </a:prstGeom>
                          <a:noFill/>
                          <a:ln>
                            <a:noFill/>
                          </a:ln>
                        </pic:spPr>
                      </pic:pic>
                    </a:graphicData>
                  </a:graphic>
                </wp:inline>
              </w:drawing>
            </w:r>
          </w:p>
          <w:p w14:paraId="3E457297" w14:textId="77777777" w:rsidR="00C54304" w:rsidRPr="00C15A00" w:rsidRDefault="00C54304" w:rsidP="00C15A00">
            <w:pPr>
              <w:widowControl w:val="0"/>
              <w:spacing w:line="240" w:lineRule="auto"/>
              <w:rPr>
                <w:color w:val="999999"/>
                <w:rPrChange w:id="335" w:author="USER" w:date="2022-09-06T15:02:00Z">
                  <w:rPr>
                    <w:color w:val="999999"/>
                    <w:highlight w:val="yellow"/>
                  </w:rPr>
                </w:rPrChange>
              </w:rPr>
            </w:pPr>
            <w:r w:rsidRPr="00C15A00">
              <w:rPr>
                <w:rPrChange w:id="336" w:author="USER" w:date="2022-09-06T15:02:00Z">
                  <w:rPr>
                    <w:highlight w:val="yellow"/>
                  </w:rPr>
                </w:rPrChange>
              </w:rPr>
              <w:t xml:space="preserve">Imagen de referencia </w:t>
            </w:r>
            <w:r w:rsidRPr="00C15A00">
              <w:fldChar w:fldCharType="begin"/>
            </w:r>
            <w:r w:rsidRPr="00C15A00">
              <w:instrText xml:space="preserve"> HYPERLINK "https://image.shutterstock.com/image-illustration/examine-study-topic-showed-magnify-600w-1937535772.jpg" </w:instrText>
            </w:r>
            <w:r w:rsidRPr="00C15A00">
              <w:fldChar w:fldCharType="separate"/>
            </w:r>
            <w:r w:rsidRPr="00C15A00">
              <w:rPr>
                <w:rStyle w:val="Hipervnculo"/>
                <w:rPrChange w:id="337" w:author="USER" w:date="2022-09-06T15:02:00Z">
                  <w:rPr>
                    <w:rStyle w:val="Hipervnculo"/>
                    <w:highlight w:val="yellow"/>
                  </w:rPr>
                </w:rPrChange>
              </w:rPr>
              <w:t>https://image.shutterstock.com/image-illustration/examine-study-topic-showed-magnify-600w-1937535772.jpg</w:t>
            </w:r>
            <w:r w:rsidRPr="00C15A00">
              <w:rPr>
                <w:rStyle w:val="Hipervnculo"/>
                <w:rPrChange w:id="338" w:author="USER" w:date="2022-09-06T15:02:00Z">
                  <w:rPr>
                    <w:rStyle w:val="Hipervnculo"/>
                    <w:highlight w:val="yellow"/>
                  </w:rPr>
                </w:rPrChange>
              </w:rPr>
              <w:fldChar w:fldCharType="end"/>
            </w:r>
            <w:r w:rsidRPr="00C15A00">
              <w:rPr>
                <w:rPrChange w:id="339" w:author="USER" w:date="2022-09-06T15:02:00Z">
                  <w:rPr>
                    <w:highlight w:val="yellow"/>
                  </w:rPr>
                </w:rPrChange>
              </w:rPr>
              <w:t xml:space="preserve"> </w:t>
            </w:r>
          </w:p>
          <w:p w14:paraId="0949ECB7" w14:textId="77777777" w:rsidR="00C54304" w:rsidRPr="00C15A00" w:rsidRDefault="00C54304" w:rsidP="00C15A00">
            <w:pPr>
              <w:widowControl w:val="0"/>
              <w:spacing w:line="240" w:lineRule="auto"/>
              <w:rPr>
                <w:color w:val="999999"/>
                <w:rPrChange w:id="340" w:author="USER" w:date="2022-09-06T15:02:00Z">
                  <w:rPr>
                    <w:color w:val="999999"/>
                    <w:highlight w:val="yellow"/>
                  </w:rPr>
                </w:rPrChange>
              </w:rPr>
            </w:pPr>
            <w:r w:rsidRPr="00C15A00">
              <w:rPr>
                <w:rPrChange w:id="341" w:author="USER" w:date="2022-09-06T15:02:00Z">
                  <w:rPr>
                    <w:highlight w:val="yellow"/>
                  </w:rPr>
                </w:rPrChange>
              </w:rPr>
              <w:t>228130_i18</w:t>
            </w:r>
            <w:r w:rsidRPr="00C15A00">
              <w:rPr>
                <w:color w:val="999999"/>
                <w:rPrChange w:id="342" w:author="USER" w:date="2022-09-06T15:02:00Z">
                  <w:rPr>
                    <w:color w:val="999999"/>
                    <w:highlight w:val="yellow"/>
                  </w:rPr>
                </w:rPrChange>
              </w:rPr>
              <w:t xml:space="preserve"> </w:t>
            </w:r>
          </w:p>
        </w:tc>
        <w:tc>
          <w:tcPr>
            <w:tcW w:w="2070" w:type="dxa"/>
            <w:shd w:val="clear" w:color="auto" w:fill="auto"/>
            <w:tcMar>
              <w:top w:w="100" w:type="dxa"/>
              <w:left w:w="100" w:type="dxa"/>
              <w:bottom w:w="100" w:type="dxa"/>
              <w:right w:w="100" w:type="dxa"/>
            </w:tcMar>
          </w:tcPr>
          <w:p w14:paraId="740AE47F" w14:textId="77777777" w:rsidR="00C54304" w:rsidRPr="00C15A00" w:rsidRDefault="00C54304" w:rsidP="00C15A00">
            <w:pPr>
              <w:widowControl w:val="0"/>
              <w:spacing w:line="240" w:lineRule="auto"/>
              <w:rPr>
                <w:rPrChange w:id="343" w:author="USER" w:date="2022-09-06T15:02:00Z">
                  <w:rPr>
                    <w:highlight w:val="yellow"/>
                  </w:rPr>
                </w:rPrChange>
              </w:rPr>
            </w:pPr>
            <w:r w:rsidRPr="00C15A00">
              <w:rPr>
                <w:rPrChange w:id="344" w:author="USER" w:date="2022-09-06T15:02:00Z">
                  <w:rPr>
                    <w:highlight w:val="yellow"/>
                  </w:rPr>
                </w:rPrChange>
              </w:rPr>
              <w:lastRenderedPageBreak/>
              <w:t>N/A</w:t>
            </w:r>
          </w:p>
        </w:tc>
        <w:tc>
          <w:tcPr>
            <w:tcW w:w="4815" w:type="dxa"/>
            <w:shd w:val="clear" w:color="auto" w:fill="auto"/>
            <w:tcMar>
              <w:top w:w="100" w:type="dxa"/>
              <w:left w:w="100" w:type="dxa"/>
              <w:bottom w:w="100" w:type="dxa"/>
              <w:right w:w="100" w:type="dxa"/>
            </w:tcMar>
          </w:tcPr>
          <w:p w14:paraId="60ECC8EE" w14:textId="77777777" w:rsidR="00C54304" w:rsidRPr="00C15A00" w:rsidRDefault="00C54304" w:rsidP="00C15A00">
            <w:pPr>
              <w:widowControl w:val="0"/>
              <w:spacing w:line="240" w:lineRule="auto"/>
              <w:rPr>
                <w:rPrChange w:id="345" w:author="USER" w:date="2022-09-06T15:02:00Z">
                  <w:rPr>
                    <w:highlight w:val="yellow"/>
                  </w:rPr>
                </w:rPrChange>
              </w:rPr>
            </w:pPr>
          </w:p>
        </w:tc>
        <w:tc>
          <w:tcPr>
            <w:tcW w:w="2554" w:type="dxa"/>
            <w:shd w:val="clear" w:color="auto" w:fill="auto"/>
            <w:tcMar>
              <w:top w:w="100" w:type="dxa"/>
              <w:left w:w="100" w:type="dxa"/>
              <w:bottom w:w="100" w:type="dxa"/>
              <w:right w:w="100" w:type="dxa"/>
            </w:tcMar>
          </w:tcPr>
          <w:p w14:paraId="76E548C5" w14:textId="2CF44AD1" w:rsidR="00C54304" w:rsidRPr="00C15A00" w:rsidRDefault="00C54304" w:rsidP="00C15A00">
            <w:pPr>
              <w:widowControl w:val="0"/>
              <w:spacing w:line="240" w:lineRule="auto"/>
              <w:rPr>
                <w:rPrChange w:id="346" w:author="USER" w:date="2022-09-06T15:02:00Z">
                  <w:rPr>
                    <w:highlight w:val="yellow"/>
                  </w:rPr>
                </w:rPrChange>
              </w:rPr>
            </w:pPr>
            <w:r w:rsidRPr="00C15A00">
              <w:rPr>
                <w:rPrChange w:id="347" w:author="USER" w:date="2022-09-06T15:02:00Z">
                  <w:rPr>
                    <w:highlight w:val="yellow"/>
                  </w:rPr>
                </w:rPrChange>
              </w:rPr>
              <w:t xml:space="preserve">Ya está grabado por el experto, ubicado en la carpeta anexos archivo: </w:t>
            </w:r>
            <w:r w:rsidR="000B4D75" w:rsidRPr="00C15A00">
              <w:rPr>
                <w:rPrChange w:id="348" w:author="USER" w:date="2022-09-06T15:02:00Z">
                  <w:rPr>
                    <w:highlight w:val="yellow"/>
                  </w:rPr>
                </w:rPrChange>
              </w:rPr>
              <w:t>228130</w:t>
            </w:r>
            <w:r w:rsidRPr="00C15A00">
              <w:rPr>
                <w:rPrChange w:id="349" w:author="USER" w:date="2022-09-06T15:02:00Z">
                  <w:rPr>
                    <w:highlight w:val="yellow"/>
                  </w:rPr>
                </w:rPrChange>
              </w:rPr>
              <w:t>_v1.mp4</w:t>
            </w:r>
          </w:p>
        </w:tc>
      </w:tr>
      <w:tr w:rsidR="00C54304" w:rsidRPr="00C15A00" w14:paraId="01ACF891" w14:textId="77777777" w:rsidTr="00BD7376">
        <w:trPr>
          <w:trHeight w:val="420"/>
        </w:trPr>
        <w:tc>
          <w:tcPr>
            <w:tcW w:w="1485" w:type="dxa"/>
            <w:shd w:val="clear" w:color="auto" w:fill="auto"/>
            <w:tcMar>
              <w:top w:w="100" w:type="dxa"/>
              <w:left w:w="100" w:type="dxa"/>
              <w:bottom w:w="100" w:type="dxa"/>
              <w:right w:w="100" w:type="dxa"/>
            </w:tcMar>
          </w:tcPr>
          <w:p w14:paraId="20715CEF" w14:textId="77777777" w:rsidR="00C54304" w:rsidRPr="00C15A00" w:rsidRDefault="00C54304" w:rsidP="00C15A00">
            <w:pPr>
              <w:widowControl w:val="0"/>
              <w:spacing w:line="240" w:lineRule="auto"/>
              <w:rPr>
                <w:b/>
                <w:rPrChange w:id="350" w:author="USER" w:date="2022-09-06T15:02:00Z">
                  <w:rPr>
                    <w:b/>
                    <w:highlight w:val="yellow"/>
                  </w:rPr>
                </w:rPrChange>
              </w:rPr>
            </w:pPr>
            <w:r w:rsidRPr="00C15A00">
              <w:rPr>
                <w:b/>
                <w:rPrChange w:id="351" w:author="USER" w:date="2022-09-06T15:02:00Z">
                  <w:rPr>
                    <w:b/>
                    <w:highlight w:val="yellow"/>
                  </w:rPr>
                </w:rPrChange>
              </w:rPr>
              <w:t>Nombre del archivo</w:t>
            </w:r>
          </w:p>
        </w:tc>
        <w:tc>
          <w:tcPr>
            <w:tcW w:w="12964" w:type="dxa"/>
            <w:gridSpan w:val="4"/>
            <w:shd w:val="clear" w:color="auto" w:fill="auto"/>
            <w:tcMar>
              <w:top w:w="100" w:type="dxa"/>
              <w:left w:w="100" w:type="dxa"/>
              <w:bottom w:w="100" w:type="dxa"/>
              <w:right w:w="100" w:type="dxa"/>
            </w:tcMar>
          </w:tcPr>
          <w:p w14:paraId="38070DE6" w14:textId="64A90E24" w:rsidR="00C54304" w:rsidRPr="00C15A00" w:rsidRDefault="000B4D75" w:rsidP="00C15A00">
            <w:pPr>
              <w:widowControl w:val="0"/>
              <w:spacing w:line="240" w:lineRule="auto"/>
              <w:rPr>
                <w:b/>
                <w:rPrChange w:id="352" w:author="USER" w:date="2022-09-06T15:02:00Z">
                  <w:rPr>
                    <w:b/>
                    <w:highlight w:val="yellow"/>
                  </w:rPr>
                </w:rPrChange>
              </w:rPr>
            </w:pPr>
            <w:r w:rsidRPr="00C15A00">
              <w:rPr>
                <w:b/>
                <w:rPrChange w:id="353" w:author="USER" w:date="2022-09-06T15:02:00Z">
                  <w:rPr>
                    <w:b/>
                    <w:highlight w:val="yellow"/>
                  </w:rPr>
                </w:rPrChange>
              </w:rPr>
              <w:t>228130</w:t>
            </w:r>
            <w:r w:rsidR="00C54304" w:rsidRPr="00C15A00">
              <w:rPr>
                <w:b/>
                <w:rPrChange w:id="354" w:author="USER" w:date="2022-09-06T15:02:00Z">
                  <w:rPr>
                    <w:b/>
                    <w:highlight w:val="yellow"/>
                  </w:rPr>
                </w:rPrChange>
              </w:rPr>
              <w:t>_v1</w:t>
            </w:r>
          </w:p>
        </w:tc>
      </w:tr>
      <w:tr w:rsidR="00C54304" w:rsidRPr="00C15A00" w14:paraId="4AF9DE51" w14:textId="77777777" w:rsidTr="00BD7376">
        <w:trPr>
          <w:trHeight w:val="420"/>
        </w:trPr>
        <w:tc>
          <w:tcPr>
            <w:tcW w:w="1485" w:type="dxa"/>
            <w:shd w:val="clear" w:color="auto" w:fill="auto"/>
            <w:tcMar>
              <w:top w:w="100" w:type="dxa"/>
              <w:left w:w="100" w:type="dxa"/>
              <w:bottom w:w="100" w:type="dxa"/>
              <w:right w:w="100" w:type="dxa"/>
            </w:tcMar>
          </w:tcPr>
          <w:p w14:paraId="63C87524" w14:textId="77777777" w:rsidR="00C54304" w:rsidRPr="00C15A00" w:rsidRDefault="00C54304" w:rsidP="00C15A00">
            <w:pPr>
              <w:widowControl w:val="0"/>
              <w:spacing w:line="240" w:lineRule="auto"/>
              <w:rPr>
                <w:b/>
                <w:rPrChange w:id="355" w:author="USER" w:date="2022-09-06T15:02:00Z">
                  <w:rPr>
                    <w:b/>
                    <w:highlight w:val="yellow"/>
                  </w:rPr>
                </w:rPrChange>
              </w:rPr>
            </w:pPr>
            <w:r w:rsidRPr="00C15A00">
              <w:rPr>
                <w:b/>
                <w:rPrChange w:id="356" w:author="USER" w:date="2022-09-06T15:02:00Z">
                  <w:rPr>
                    <w:b/>
                    <w:highlight w:val="yellow"/>
                  </w:rPr>
                </w:rPrChange>
              </w:rPr>
              <w:t>Datos del narrador</w:t>
            </w:r>
          </w:p>
        </w:tc>
        <w:tc>
          <w:tcPr>
            <w:tcW w:w="12964" w:type="dxa"/>
            <w:gridSpan w:val="4"/>
            <w:shd w:val="clear" w:color="auto" w:fill="auto"/>
            <w:tcMar>
              <w:top w:w="100" w:type="dxa"/>
              <w:left w:w="100" w:type="dxa"/>
              <w:bottom w:w="100" w:type="dxa"/>
              <w:right w:w="100" w:type="dxa"/>
            </w:tcMar>
          </w:tcPr>
          <w:p w14:paraId="1C42D534" w14:textId="77777777" w:rsidR="00C54304" w:rsidRPr="00C15A00" w:rsidRDefault="00C54304" w:rsidP="00C15A00">
            <w:pPr>
              <w:widowControl w:val="0"/>
              <w:spacing w:line="240" w:lineRule="auto"/>
              <w:rPr>
                <w:b/>
                <w:color w:val="999999"/>
              </w:rPr>
            </w:pPr>
            <w:r w:rsidRPr="00C15A00">
              <w:rPr>
                <w:rPrChange w:id="357" w:author="USER" w:date="2022-09-06T15:02:00Z">
                  <w:rPr>
                    <w:highlight w:val="yellow"/>
                  </w:rPr>
                </w:rPrChange>
              </w:rPr>
              <w:t>Carlos Enrique Enciso Hernández</w:t>
            </w:r>
          </w:p>
        </w:tc>
      </w:tr>
    </w:tbl>
    <w:p w14:paraId="487B523B" w14:textId="7EF82172" w:rsidR="00F77930" w:rsidRPr="00C15A00" w:rsidRDefault="00F77930" w:rsidP="00C15A00">
      <w:pPr>
        <w:snapToGrid w:val="0"/>
        <w:spacing w:after="120" w:line="240" w:lineRule="auto"/>
      </w:pPr>
    </w:p>
    <w:p w14:paraId="10281D2F" w14:textId="46742B24" w:rsidR="00CB39DE" w:rsidRPr="00C15A00" w:rsidRDefault="00CB39DE" w:rsidP="00C15A00">
      <w:pPr>
        <w:snapToGrid w:val="0"/>
        <w:spacing w:after="120" w:line="240" w:lineRule="auto"/>
      </w:pPr>
    </w:p>
    <w:p w14:paraId="71A7EC13" w14:textId="52189999" w:rsidR="00C54304" w:rsidRPr="00C15A00" w:rsidRDefault="00C54304" w:rsidP="00C15A00">
      <w:pPr>
        <w:snapToGrid w:val="0"/>
        <w:spacing w:after="120" w:line="240" w:lineRule="auto"/>
      </w:pPr>
    </w:p>
    <w:p w14:paraId="14C976CC" w14:textId="0FDF3F63" w:rsidR="00C54304" w:rsidRPr="00C15A00" w:rsidRDefault="00C54304" w:rsidP="00C15A00">
      <w:pPr>
        <w:snapToGrid w:val="0"/>
        <w:spacing w:after="120" w:line="240" w:lineRule="auto"/>
      </w:pPr>
    </w:p>
    <w:p w14:paraId="028F7330" w14:textId="5442B115" w:rsidR="00C54304" w:rsidRPr="00C15A00" w:rsidRDefault="00C54304" w:rsidP="00C15A00">
      <w:pPr>
        <w:snapToGrid w:val="0"/>
        <w:spacing w:after="120" w:line="240" w:lineRule="auto"/>
      </w:pPr>
    </w:p>
    <w:p w14:paraId="1D9058C3" w14:textId="464D00D6" w:rsidR="00C54304" w:rsidRPr="00C15A00" w:rsidDel="002F3217" w:rsidRDefault="00C54304" w:rsidP="00C15A00">
      <w:pPr>
        <w:snapToGrid w:val="0"/>
        <w:spacing w:after="120" w:line="240" w:lineRule="auto"/>
        <w:rPr>
          <w:del w:id="358" w:author="ELSA CRISTINA ARENAS MARTINEZ" w:date="2022-09-19T16:21:00Z"/>
        </w:rPr>
      </w:pPr>
    </w:p>
    <w:p w14:paraId="22AB7D76" w14:textId="2317BF4E" w:rsidR="00C54304" w:rsidRPr="00C15A00" w:rsidDel="002F3217" w:rsidRDefault="00C54304" w:rsidP="00C15A00">
      <w:pPr>
        <w:snapToGrid w:val="0"/>
        <w:spacing w:after="120" w:line="240" w:lineRule="auto"/>
        <w:rPr>
          <w:del w:id="359" w:author="ELSA CRISTINA ARENAS MARTINEZ" w:date="2022-09-19T16:21:00Z"/>
        </w:rPr>
      </w:pPr>
    </w:p>
    <w:p w14:paraId="4DC130E9" w14:textId="09DD52D4" w:rsidR="00F77930" w:rsidRPr="00C15A00" w:rsidDel="002F3217" w:rsidRDefault="00F77930" w:rsidP="00C15A00">
      <w:pPr>
        <w:snapToGrid w:val="0"/>
        <w:spacing w:after="120" w:line="240" w:lineRule="auto"/>
        <w:rPr>
          <w:del w:id="360" w:author="ELSA CRISTINA ARENAS MARTINEZ" w:date="2022-09-19T16:21:00Z"/>
        </w:rPr>
      </w:pPr>
    </w:p>
    <w:p w14:paraId="00FC2D38" w14:textId="0F30B95E" w:rsidR="007A2E19" w:rsidRPr="00C15A00" w:rsidRDefault="00C63806" w:rsidP="00C15A00">
      <w:pPr>
        <w:snapToGrid w:val="0"/>
        <w:spacing w:after="120" w:line="240" w:lineRule="auto"/>
        <w:rPr>
          <w:b/>
          <w:bCs/>
          <w:lang w:val="es-ES_tradnl"/>
        </w:rPr>
      </w:pPr>
      <w:bookmarkStart w:id="361" w:name="_Hlk110514947"/>
      <w:bookmarkStart w:id="362" w:name="_Hlk110532383"/>
      <w:r w:rsidRPr="00C15A00">
        <w:rPr>
          <w:b/>
          <w:bCs/>
          <w:lang w:val="es-ES_tradnl"/>
        </w:rPr>
        <w:t>Desarrollo de contenidos</w:t>
      </w:r>
    </w:p>
    <w:p w14:paraId="5B43F1E3" w14:textId="4F8EB61A" w:rsidR="00CB39DE" w:rsidRPr="00C15A00" w:rsidRDefault="00CB39DE" w:rsidP="00C15A00">
      <w:pPr>
        <w:pStyle w:val="Prrafodelista"/>
        <w:numPr>
          <w:ilvl w:val="0"/>
          <w:numId w:val="31"/>
        </w:numPr>
        <w:snapToGrid w:val="0"/>
        <w:spacing w:after="120" w:line="240" w:lineRule="auto"/>
        <w:rPr>
          <w:b/>
          <w:bCs/>
          <w:lang w:val="es-ES_tradnl"/>
        </w:rPr>
      </w:pPr>
      <w:r w:rsidRPr="00C15A00">
        <w:rPr>
          <w:b/>
          <w:bCs/>
          <w:sz w:val="24"/>
          <w:szCs w:val="24"/>
        </w:rPr>
        <w:t>Introducción a los sistemas operativos de red</w:t>
      </w:r>
    </w:p>
    <w:tbl>
      <w:tblPr>
        <w:tblStyle w:val="Tablaconcuadrcula"/>
        <w:tblW w:w="0" w:type="auto"/>
        <w:tblLook w:val="04A0" w:firstRow="1" w:lastRow="0" w:firstColumn="1" w:lastColumn="0" w:noHBand="0" w:noVBand="1"/>
      </w:tblPr>
      <w:tblGrid>
        <w:gridCol w:w="15690"/>
      </w:tblGrid>
      <w:tr w:rsidR="0034410F" w:rsidRPr="00C15A00" w14:paraId="0D64214A" w14:textId="77777777" w:rsidTr="00550CFC">
        <w:trPr>
          <w:trHeight w:val="444"/>
        </w:trPr>
        <w:tc>
          <w:tcPr>
            <w:tcW w:w="15690" w:type="dxa"/>
            <w:shd w:val="clear" w:color="auto" w:fill="8DB3E2" w:themeFill="text2" w:themeFillTint="66"/>
          </w:tcPr>
          <w:p w14:paraId="44DDD5E9" w14:textId="2FE299EE" w:rsidR="0034410F" w:rsidRPr="00C15A00" w:rsidRDefault="002F3217">
            <w:pPr>
              <w:pStyle w:val="Ttulo1"/>
              <w:ind w:left="720"/>
              <w:jc w:val="center"/>
              <w:outlineLvl w:val="0"/>
              <w:rPr>
                <w:sz w:val="22"/>
                <w:szCs w:val="22"/>
              </w:rPr>
              <w:pPrChange w:id="363" w:author="ELSA CRISTINA ARENAS MARTINEZ" w:date="2022-09-19T16:24:00Z">
                <w:pPr>
                  <w:pStyle w:val="Ttulo1"/>
                  <w:numPr>
                    <w:numId w:val="30"/>
                  </w:numPr>
                  <w:ind w:left="720" w:hanging="360"/>
                  <w:jc w:val="center"/>
                  <w:outlineLvl w:val="0"/>
                </w:pPr>
              </w:pPrChange>
            </w:pPr>
            <w:ins w:id="364" w:author="ELSA CRISTINA ARENAS MARTINEZ" w:date="2022-09-19T16:24:00Z">
              <w:r w:rsidRPr="00590F84">
                <w:rPr>
                  <w:sz w:val="32"/>
                  <w:szCs w:val="32"/>
                </w:rPr>
                <w:t>Cuadro de texto</w:t>
              </w:r>
              <w:r w:rsidRPr="00C15A00">
                <w:rPr>
                  <w:sz w:val="22"/>
                  <w:szCs w:val="22"/>
                </w:rPr>
                <w:t xml:space="preserve"> </w:t>
              </w:r>
            </w:ins>
            <w:del w:id="365" w:author="ELSA CRISTINA ARENAS MARTINEZ" w:date="2022-09-19T16:24:00Z">
              <w:r w:rsidR="0034410F" w:rsidRPr="00C15A00" w:rsidDel="002F3217">
                <w:rPr>
                  <w:sz w:val="22"/>
                  <w:szCs w:val="22"/>
                </w:rPr>
                <w:delText>Introducción a los sistemas operativos de red</w:delText>
              </w:r>
            </w:del>
          </w:p>
        </w:tc>
      </w:tr>
      <w:tr w:rsidR="0034410F" w:rsidRPr="00C15A00" w14:paraId="6E83160A" w14:textId="77777777" w:rsidTr="00550CFC">
        <w:tc>
          <w:tcPr>
            <w:tcW w:w="15690" w:type="dxa"/>
          </w:tcPr>
          <w:p w14:paraId="48C99845" w14:textId="209D7C5E" w:rsidR="0034410F" w:rsidRPr="00C15A00" w:rsidRDefault="0034410F" w:rsidP="00C15A00">
            <w:pPr>
              <w:snapToGrid w:val="0"/>
              <w:spacing w:after="120"/>
              <w:jc w:val="both"/>
              <w:rPr>
                <w:lang w:val="es-ES_tradnl"/>
              </w:rPr>
            </w:pPr>
            <w:r w:rsidRPr="00C15A00">
              <w:rPr>
                <w:lang w:val="es-ES_tradnl"/>
              </w:rPr>
              <w:t xml:space="preserve">Son aquellos sistemas que están unidos a dos o más equipos utilizando un medio de comunicación, con el objetivo de compartir recursos de </w:t>
            </w:r>
            <w:r w:rsidRPr="00C15A00">
              <w:rPr>
                <w:i/>
                <w:lang w:val="es-ES_tradnl"/>
              </w:rPr>
              <w:t>hardware</w:t>
            </w:r>
            <w:r w:rsidRPr="00C15A00">
              <w:rPr>
                <w:lang w:val="es-ES_tradnl"/>
              </w:rPr>
              <w:t xml:space="preserve"> y </w:t>
            </w:r>
            <w:r w:rsidRPr="00C15A00">
              <w:rPr>
                <w:i/>
                <w:lang w:val="es-ES_tradnl"/>
              </w:rPr>
              <w:t>software</w:t>
            </w:r>
            <w:r w:rsidRPr="00C15A00">
              <w:rPr>
                <w:lang w:val="es-ES_tradnl"/>
              </w:rPr>
              <w:t>; entre los sistemas operativos de red más comunes</w:t>
            </w:r>
            <w:r w:rsidR="00C66E11" w:rsidRPr="00C15A00">
              <w:rPr>
                <w:lang w:val="es-ES_tradnl"/>
              </w:rPr>
              <w:t xml:space="preserve"> están</w:t>
            </w:r>
            <w:r w:rsidRPr="00C15A00">
              <w:rPr>
                <w:lang w:val="es-ES_tradnl"/>
              </w:rPr>
              <w:t xml:space="preserve">: </w:t>
            </w:r>
            <w:r w:rsidRPr="00C15A00">
              <w:rPr>
                <w:i/>
                <w:iCs/>
                <w:lang w:val="es-ES_tradnl"/>
              </w:rPr>
              <w:t>LAN Manager</w:t>
            </w:r>
            <w:r w:rsidRPr="00C15A00">
              <w:rPr>
                <w:lang w:val="es-ES_tradnl"/>
              </w:rPr>
              <w:t xml:space="preserve">, </w:t>
            </w:r>
            <w:r w:rsidRPr="00C15A00">
              <w:rPr>
                <w:i/>
                <w:iCs/>
                <w:lang w:val="es-ES_tradnl"/>
              </w:rPr>
              <w:t xml:space="preserve">Novell </w:t>
            </w:r>
            <w:proofErr w:type="spellStart"/>
            <w:r w:rsidRPr="00C15A00">
              <w:rPr>
                <w:i/>
                <w:iCs/>
                <w:lang w:val="es-ES_tradnl"/>
              </w:rPr>
              <w:t>Netware</w:t>
            </w:r>
            <w:proofErr w:type="spellEnd"/>
            <w:r w:rsidRPr="00C15A00">
              <w:rPr>
                <w:lang w:val="es-ES_tradnl"/>
              </w:rPr>
              <w:t xml:space="preserve">, </w:t>
            </w:r>
            <w:r w:rsidRPr="00C15A00">
              <w:rPr>
                <w:i/>
                <w:iCs/>
                <w:lang w:val="es-ES_tradnl"/>
              </w:rPr>
              <w:t>Linux</w:t>
            </w:r>
            <w:r w:rsidRPr="00C15A00">
              <w:rPr>
                <w:lang w:val="es-ES_tradnl"/>
              </w:rPr>
              <w:t xml:space="preserve">, </w:t>
            </w:r>
            <w:r w:rsidRPr="00C15A00">
              <w:rPr>
                <w:i/>
                <w:iCs/>
                <w:lang w:val="es-ES_tradnl"/>
              </w:rPr>
              <w:t>UNIX,</w:t>
            </w:r>
            <w:r w:rsidRPr="00C15A00">
              <w:rPr>
                <w:lang w:val="es-ES_tradnl"/>
              </w:rPr>
              <w:t xml:space="preserve"> </w:t>
            </w:r>
            <w:proofErr w:type="spellStart"/>
            <w:r w:rsidRPr="00C15A00">
              <w:rPr>
                <w:i/>
                <w:iCs/>
                <w:lang w:val="es-ES_tradnl"/>
              </w:rPr>
              <w:t>LanTastic</w:t>
            </w:r>
            <w:proofErr w:type="spellEnd"/>
            <w:r w:rsidRPr="00C15A00">
              <w:rPr>
                <w:i/>
                <w:iCs/>
                <w:lang w:val="es-ES_tradnl"/>
              </w:rPr>
              <w:t>,</w:t>
            </w:r>
            <w:r w:rsidRPr="00C15A00">
              <w:rPr>
                <w:lang w:val="es-ES_tradnl"/>
              </w:rPr>
              <w:t xml:space="preserve"> </w:t>
            </w:r>
            <w:r w:rsidRPr="00C15A00">
              <w:rPr>
                <w:i/>
                <w:iCs/>
                <w:lang w:val="es-ES_tradnl"/>
              </w:rPr>
              <w:t>Windows Server</w:t>
            </w:r>
            <w:r w:rsidRPr="00C15A00">
              <w:rPr>
                <w:lang w:val="es-ES_tradnl"/>
              </w:rPr>
              <w:t>, etc.</w:t>
            </w:r>
          </w:p>
          <w:p w14:paraId="78E37DA8" w14:textId="77777777" w:rsidR="0034410F" w:rsidRPr="00C15A00" w:rsidRDefault="0034410F" w:rsidP="00C15A00">
            <w:pPr>
              <w:snapToGrid w:val="0"/>
              <w:spacing w:after="120"/>
              <w:rPr>
                <w:lang w:val="es-ES_tradnl"/>
              </w:rPr>
            </w:pPr>
          </w:p>
          <w:p w14:paraId="4A589A21" w14:textId="77777777" w:rsidR="0034410F" w:rsidRPr="00C15A00" w:rsidRDefault="0034410F" w:rsidP="00C15A00">
            <w:pPr>
              <w:snapToGrid w:val="0"/>
              <w:spacing w:after="120"/>
              <w:jc w:val="center"/>
              <w:rPr>
                <w:i/>
                <w:iCs/>
                <w:sz w:val="20"/>
                <w:szCs w:val="20"/>
                <w:lang w:val="es-ES_tradnl"/>
              </w:rPr>
            </w:pPr>
            <w:r w:rsidRPr="00C15A00">
              <w:rPr>
                <w:noProof/>
                <w:lang w:val="es-CO"/>
              </w:rPr>
              <w:drawing>
                <wp:inline distT="0" distB="0" distL="0" distR="0" wp14:anchorId="7F6E6652" wp14:editId="49584FAD">
                  <wp:extent cx="2905125" cy="1660071"/>
                  <wp:effectExtent l="0" t="0" r="0" b="0"/>
                  <wp:docPr id="2" name="Imagen 2" descr="Ejemplos de Sistemas Operativos de Red - Redes de Comput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jemplos de Sistemas Operativos de Red - Redes de Computador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08942" cy="1662252"/>
                          </a:xfrm>
                          <a:prstGeom prst="rect">
                            <a:avLst/>
                          </a:prstGeom>
                          <a:noFill/>
                          <a:ln>
                            <a:noFill/>
                          </a:ln>
                        </pic:spPr>
                      </pic:pic>
                    </a:graphicData>
                  </a:graphic>
                </wp:inline>
              </w:drawing>
            </w:r>
          </w:p>
          <w:p w14:paraId="769F38F7" w14:textId="77777777" w:rsidR="00CB39DE" w:rsidRPr="00C15A00" w:rsidRDefault="00CB39DE" w:rsidP="00C15A00">
            <w:pPr>
              <w:snapToGrid w:val="0"/>
              <w:spacing w:after="120"/>
              <w:jc w:val="center"/>
              <w:rPr>
                <w:i/>
                <w:iCs/>
                <w:sz w:val="20"/>
                <w:szCs w:val="20"/>
                <w:lang w:val="es-ES_tradnl"/>
                <w:rPrChange w:id="366" w:author="USER" w:date="2022-09-06T15:02:00Z">
                  <w:rPr>
                    <w:i/>
                    <w:iCs/>
                    <w:sz w:val="20"/>
                    <w:szCs w:val="20"/>
                    <w:highlight w:val="yellow"/>
                    <w:lang w:val="es-ES_tradnl"/>
                  </w:rPr>
                </w:rPrChange>
              </w:rPr>
            </w:pPr>
            <w:r w:rsidRPr="00C15A00">
              <w:rPr>
                <w:i/>
                <w:iCs/>
                <w:sz w:val="20"/>
                <w:szCs w:val="20"/>
                <w:lang w:val="es-ES_tradnl"/>
                <w:rPrChange w:id="367" w:author="USER" w:date="2022-09-06T15:02:00Z">
                  <w:rPr>
                    <w:i/>
                    <w:iCs/>
                    <w:sz w:val="20"/>
                    <w:szCs w:val="20"/>
                    <w:highlight w:val="yellow"/>
                    <w:lang w:val="es-ES_tradnl"/>
                  </w:rPr>
                </w:rPrChange>
              </w:rPr>
              <w:t xml:space="preserve">Imagen de </w:t>
            </w:r>
            <w:proofErr w:type="gramStart"/>
            <w:r w:rsidRPr="00C15A00">
              <w:rPr>
                <w:i/>
                <w:iCs/>
                <w:sz w:val="20"/>
                <w:szCs w:val="20"/>
                <w:lang w:val="es-ES_tradnl"/>
                <w:rPrChange w:id="368" w:author="USER" w:date="2022-09-06T15:02:00Z">
                  <w:rPr>
                    <w:i/>
                    <w:iCs/>
                    <w:sz w:val="20"/>
                    <w:szCs w:val="20"/>
                    <w:highlight w:val="yellow"/>
                    <w:lang w:val="es-ES_tradnl"/>
                  </w:rPr>
                </w:rPrChange>
              </w:rPr>
              <w:t>referencia,  tomada</w:t>
            </w:r>
            <w:proofErr w:type="gramEnd"/>
            <w:r w:rsidRPr="00C15A00">
              <w:rPr>
                <w:i/>
                <w:iCs/>
                <w:sz w:val="20"/>
                <w:szCs w:val="20"/>
                <w:lang w:val="es-ES_tradnl"/>
                <w:rPrChange w:id="369" w:author="USER" w:date="2022-09-06T15:02:00Z">
                  <w:rPr>
                    <w:i/>
                    <w:iCs/>
                    <w:sz w:val="20"/>
                    <w:szCs w:val="20"/>
                    <w:highlight w:val="yellow"/>
                    <w:lang w:val="es-ES_tradnl"/>
                  </w:rPr>
                </w:rPrChange>
              </w:rPr>
              <w:t xml:space="preserve">: </w:t>
            </w:r>
            <w:r w:rsidRPr="00C15A00">
              <w:fldChar w:fldCharType="begin"/>
            </w:r>
            <w:r w:rsidRPr="00C15A00">
              <w:instrText xml:space="preserve"> HYPERLINK "https://www.plotandesign.com/wp-content/uploads/2022/01/operativos-de-red-ejemplos-558x319.jpg" </w:instrText>
            </w:r>
            <w:r w:rsidRPr="00C15A00">
              <w:fldChar w:fldCharType="separate"/>
            </w:r>
            <w:r w:rsidRPr="00C15A00">
              <w:rPr>
                <w:rStyle w:val="Hipervnculo"/>
                <w:i/>
                <w:iCs/>
                <w:sz w:val="20"/>
                <w:szCs w:val="20"/>
                <w:lang w:val="es-ES_tradnl"/>
                <w:rPrChange w:id="370" w:author="USER" w:date="2022-09-06T15:02:00Z">
                  <w:rPr>
                    <w:rStyle w:val="Hipervnculo"/>
                    <w:i/>
                    <w:iCs/>
                    <w:sz w:val="20"/>
                    <w:szCs w:val="20"/>
                    <w:highlight w:val="yellow"/>
                    <w:lang w:val="es-ES_tradnl"/>
                  </w:rPr>
                </w:rPrChange>
              </w:rPr>
              <w:t>https://www.plotandesign.com/wp-content/uploads/2022/01/operativos-de-red-ejemplos-558x319.jpg</w:t>
            </w:r>
            <w:r w:rsidRPr="00C15A00">
              <w:rPr>
                <w:rStyle w:val="Hipervnculo"/>
                <w:i/>
                <w:iCs/>
                <w:sz w:val="20"/>
                <w:szCs w:val="20"/>
                <w:lang w:val="es-ES_tradnl"/>
                <w:rPrChange w:id="371" w:author="USER" w:date="2022-09-06T15:02:00Z">
                  <w:rPr>
                    <w:rStyle w:val="Hipervnculo"/>
                    <w:i/>
                    <w:iCs/>
                    <w:sz w:val="20"/>
                    <w:szCs w:val="20"/>
                    <w:highlight w:val="yellow"/>
                    <w:lang w:val="es-ES_tradnl"/>
                  </w:rPr>
                </w:rPrChange>
              </w:rPr>
              <w:fldChar w:fldCharType="end"/>
            </w:r>
            <w:r w:rsidRPr="00C15A00">
              <w:rPr>
                <w:i/>
                <w:iCs/>
                <w:sz w:val="20"/>
                <w:szCs w:val="20"/>
                <w:lang w:val="es-ES_tradnl"/>
                <w:rPrChange w:id="372" w:author="USER" w:date="2022-09-06T15:02:00Z">
                  <w:rPr>
                    <w:i/>
                    <w:iCs/>
                    <w:sz w:val="20"/>
                    <w:szCs w:val="20"/>
                    <w:highlight w:val="yellow"/>
                    <w:lang w:val="es-ES_tradnl"/>
                  </w:rPr>
                </w:rPrChange>
              </w:rPr>
              <w:t xml:space="preserve"> </w:t>
            </w:r>
          </w:p>
          <w:p w14:paraId="555959AF" w14:textId="18F8699B" w:rsidR="00CB39DE" w:rsidRPr="00C15A00" w:rsidRDefault="00CB39DE" w:rsidP="00C15A00">
            <w:pPr>
              <w:snapToGrid w:val="0"/>
              <w:spacing w:after="120"/>
              <w:jc w:val="center"/>
              <w:rPr>
                <w:lang w:val="es-ES_tradnl"/>
              </w:rPr>
            </w:pPr>
            <w:r w:rsidRPr="00C15A00">
              <w:rPr>
                <w:color w:val="000000"/>
                <w:sz w:val="20"/>
                <w:szCs w:val="20"/>
                <w:shd w:val="clear" w:color="auto" w:fill="FFFFFF"/>
                <w:rPrChange w:id="373" w:author="USER" w:date="2022-09-06T15:02:00Z">
                  <w:rPr>
                    <w:color w:val="000000"/>
                    <w:sz w:val="20"/>
                    <w:szCs w:val="20"/>
                    <w:highlight w:val="yellow"/>
                    <w:shd w:val="clear" w:color="auto" w:fill="FFFFFF"/>
                  </w:rPr>
                </w:rPrChange>
              </w:rPr>
              <w:t>228130_i</w:t>
            </w:r>
            <w:r w:rsidR="007F784D" w:rsidRPr="00C15A00">
              <w:rPr>
                <w:color w:val="000000"/>
                <w:sz w:val="20"/>
                <w:szCs w:val="20"/>
                <w:shd w:val="clear" w:color="auto" w:fill="FFFFFF"/>
                <w:rPrChange w:id="374" w:author="USER" w:date="2022-09-06T15:02:00Z">
                  <w:rPr>
                    <w:color w:val="000000"/>
                    <w:sz w:val="20"/>
                    <w:szCs w:val="20"/>
                    <w:highlight w:val="yellow"/>
                    <w:shd w:val="clear" w:color="auto" w:fill="FFFFFF"/>
                  </w:rPr>
                </w:rPrChange>
              </w:rPr>
              <w:t>19</w:t>
            </w:r>
          </w:p>
          <w:p w14:paraId="441DC6D2" w14:textId="2826E155" w:rsidR="0034410F" w:rsidRPr="00C15A00" w:rsidRDefault="0034410F" w:rsidP="00C15A00">
            <w:pPr>
              <w:snapToGrid w:val="0"/>
              <w:spacing w:after="120"/>
              <w:jc w:val="center"/>
              <w:rPr>
                <w:lang w:val="es-ES_tradnl"/>
              </w:rPr>
            </w:pPr>
            <w:r w:rsidRPr="00C15A00">
              <w:rPr>
                <w:i/>
                <w:iCs/>
                <w:sz w:val="20"/>
                <w:szCs w:val="20"/>
                <w:lang w:val="es-ES_tradnl"/>
              </w:rPr>
              <w:t xml:space="preserve"> </w:t>
            </w:r>
          </w:p>
          <w:p w14:paraId="30EC5F58" w14:textId="77777777" w:rsidR="00CB39DE" w:rsidRPr="00C15A00" w:rsidRDefault="00CB39DE" w:rsidP="00C15A00">
            <w:pPr>
              <w:snapToGrid w:val="0"/>
              <w:spacing w:after="120"/>
              <w:rPr>
                <w:lang w:val="es-ES_tradnl"/>
              </w:rPr>
            </w:pPr>
            <w:r w:rsidRPr="00C15A00">
              <w:rPr>
                <w:lang w:val="es-ES_tradnl"/>
              </w:rPr>
              <w:t xml:space="preserve">Una red de equipos no pude funcionar sin un sistema operativo de red, al igual que un equipo sin un sistema operativo, a estos sistemas de red también se les conoce como NOS; otra definición es que es un </w:t>
            </w:r>
            <w:r w:rsidRPr="00C15A00">
              <w:rPr>
                <w:i/>
                <w:lang w:val="es-ES_tradnl"/>
              </w:rPr>
              <w:t>software</w:t>
            </w:r>
            <w:r w:rsidRPr="00C15A00">
              <w:rPr>
                <w:lang w:val="es-ES_tradnl"/>
              </w:rPr>
              <w:t xml:space="preserve"> que rige y administra recursos en una red y lleva el control de seguridad de los mismos.</w:t>
            </w:r>
          </w:p>
          <w:p w14:paraId="77126ED5" w14:textId="77777777" w:rsidR="00CB39DE" w:rsidRPr="00C15A00" w:rsidRDefault="00CB39DE" w:rsidP="00C15A00">
            <w:pPr>
              <w:snapToGrid w:val="0"/>
              <w:spacing w:after="120"/>
              <w:rPr>
                <w:lang w:val="es-ES_tradnl"/>
              </w:rPr>
            </w:pPr>
            <w:r w:rsidRPr="00C15A00">
              <w:rPr>
                <w:lang w:val="es-ES_tradnl"/>
              </w:rPr>
              <w:lastRenderedPageBreak/>
              <w:t>Un NOS maneja los servicios óptimos para que el usuario esté libre de error al conectarse a una red, este provee una interfaz de usuario que permite reducir la complejidad y dificultades al usar la red.</w:t>
            </w:r>
          </w:p>
          <w:p w14:paraId="1932E69B" w14:textId="77777777" w:rsidR="00CB39DE" w:rsidRPr="00C15A00" w:rsidRDefault="00CB39DE" w:rsidP="00C15A00">
            <w:pPr>
              <w:snapToGrid w:val="0"/>
              <w:spacing w:after="120"/>
              <w:rPr>
                <w:lang w:val="es-ES_tradnl"/>
              </w:rPr>
            </w:pPr>
            <w:r w:rsidRPr="00C15A00">
              <w:rPr>
                <w:lang w:val="es-ES_tradnl"/>
              </w:rPr>
              <w:t>La principal función de un sistema operativo de red es brindar una forma de transmisión de archivos de un equipo a otro, la internet brinda un mecanismo para hacer transferencias a través del FTP (</w:t>
            </w:r>
            <w:r w:rsidRPr="00C15A00">
              <w:rPr>
                <w:i/>
                <w:lang w:val="es-ES_tradnl"/>
              </w:rPr>
              <w:t xml:space="preserve">File Transfer </w:t>
            </w:r>
            <w:proofErr w:type="spellStart"/>
            <w:r w:rsidRPr="00C15A00">
              <w:rPr>
                <w:i/>
                <w:lang w:val="es-ES_tradnl"/>
              </w:rPr>
              <w:t>Protocol</w:t>
            </w:r>
            <w:proofErr w:type="spellEnd"/>
            <w:r w:rsidRPr="00C15A00">
              <w:rPr>
                <w:lang w:val="es-ES_tradnl"/>
              </w:rPr>
              <w:t>).</w:t>
            </w:r>
          </w:p>
          <w:p w14:paraId="0E53BF0C" w14:textId="50C57A49" w:rsidR="0034410F" w:rsidRPr="00C15A00" w:rsidRDefault="00CB39DE" w:rsidP="00C15A00">
            <w:pPr>
              <w:snapToGrid w:val="0"/>
              <w:spacing w:after="120"/>
              <w:rPr>
                <w:lang w:val="es-ES_tradnl"/>
              </w:rPr>
            </w:pPr>
            <w:r w:rsidRPr="00C15A00">
              <w:rPr>
                <w:lang w:val="es-ES_tradnl"/>
              </w:rPr>
              <w:t xml:space="preserve">El primer sistema operativo de red estaba enfocado a equipos con un procesador motorola 6800, luego aparecieron los procesadores </w:t>
            </w:r>
            <w:proofErr w:type="spellStart"/>
            <w:r w:rsidRPr="00C15A00">
              <w:rPr>
                <w:lang w:val="es-ES_tradnl"/>
              </w:rPr>
              <w:t>intel</w:t>
            </w:r>
            <w:proofErr w:type="spellEnd"/>
            <w:r w:rsidRPr="00C15A00">
              <w:rPr>
                <w:lang w:val="es-ES_tradnl"/>
              </w:rPr>
              <w:t xml:space="preserve"> como Novell </w:t>
            </w:r>
            <w:proofErr w:type="spellStart"/>
            <w:r w:rsidRPr="00C15A00">
              <w:rPr>
                <w:lang w:val="es-ES_tradnl"/>
              </w:rPr>
              <w:t>Netware</w:t>
            </w:r>
            <w:proofErr w:type="spellEnd"/>
            <w:r w:rsidRPr="00C15A00">
              <w:rPr>
                <w:lang w:val="es-ES_tradnl"/>
              </w:rPr>
              <w:t xml:space="preserve">; el éxito de este </w:t>
            </w:r>
            <w:r w:rsidRPr="00C15A00">
              <w:rPr>
                <w:i/>
                <w:lang w:val="es-ES_tradnl"/>
              </w:rPr>
              <w:t>software</w:t>
            </w:r>
            <w:r w:rsidRPr="00C15A00">
              <w:rPr>
                <w:lang w:val="es-ES_tradnl"/>
              </w:rPr>
              <w:t xml:space="preserve"> de red es que a pesar de que era arcaico, estaba dispuesto a relacionarse con otras tecnologías, también brindaba apoyo al protocolo de </w:t>
            </w:r>
            <w:r w:rsidRPr="00C15A00">
              <w:rPr>
                <w:i/>
                <w:lang w:val="es-ES_tradnl"/>
              </w:rPr>
              <w:t>AppleTalk</w:t>
            </w:r>
            <w:r w:rsidRPr="00C15A00">
              <w:rPr>
                <w:lang w:val="es-ES_tradnl"/>
              </w:rPr>
              <w:t>. (Cura, 2020).</w:t>
            </w:r>
          </w:p>
          <w:p w14:paraId="7329BE7D" w14:textId="77777777" w:rsidR="0034410F" w:rsidRPr="00C15A00" w:rsidRDefault="0034410F" w:rsidP="00C15A00">
            <w:pPr>
              <w:snapToGrid w:val="0"/>
              <w:spacing w:after="120"/>
              <w:jc w:val="center"/>
              <w:rPr>
                <w:lang w:val="es-ES_tradnl"/>
              </w:rPr>
            </w:pPr>
            <w:r w:rsidRPr="00C15A00">
              <w:rPr>
                <w:noProof/>
                <w:lang w:val="es-CO"/>
              </w:rPr>
              <w:drawing>
                <wp:inline distT="0" distB="0" distL="0" distR="0" wp14:anchorId="5BF56B4D" wp14:editId="71223F70">
                  <wp:extent cx="3060345" cy="1571391"/>
                  <wp:effectExtent l="0" t="0" r="6985" b="0"/>
                  <wp:docPr id="3" name="Imagen 3" descr="Versiones de Windows Server a través de los años. timeline | Timeto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siones de Windows Server a través de los años. timeline | Timetoas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84335" cy="1583709"/>
                          </a:xfrm>
                          <a:prstGeom prst="rect">
                            <a:avLst/>
                          </a:prstGeom>
                          <a:noFill/>
                          <a:ln>
                            <a:noFill/>
                          </a:ln>
                        </pic:spPr>
                      </pic:pic>
                    </a:graphicData>
                  </a:graphic>
                </wp:inline>
              </w:drawing>
            </w:r>
          </w:p>
          <w:p w14:paraId="35AE2EC2" w14:textId="77777777" w:rsidR="00CB39DE" w:rsidRPr="00C15A00" w:rsidRDefault="00CB39DE" w:rsidP="00C15A00">
            <w:pPr>
              <w:snapToGrid w:val="0"/>
              <w:spacing w:after="120"/>
              <w:jc w:val="center"/>
              <w:rPr>
                <w:i/>
                <w:iCs/>
                <w:sz w:val="20"/>
                <w:szCs w:val="20"/>
                <w:lang w:val="es-ES_tradnl"/>
                <w:rPrChange w:id="375" w:author="USER" w:date="2022-09-06T15:02:00Z">
                  <w:rPr>
                    <w:i/>
                    <w:iCs/>
                    <w:sz w:val="20"/>
                    <w:szCs w:val="20"/>
                    <w:highlight w:val="yellow"/>
                    <w:lang w:val="es-ES_tradnl"/>
                  </w:rPr>
                </w:rPrChange>
              </w:rPr>
            </w:pPr>
            <w:r w:rsidRPr="00C15A00">
              <w:rPr>
                <w:i/>
                <w:iCs/>
                <w:sz w:val="20"/>
                <w:szCs w:val="20"/>
                <w:lang w:val="es-ES_tradnl"/>
                <w:rPrChange w:id="376" w:author="USER" w:date="2022-09-06T15:02:00Z">
                  <w:rPr>
                    <w:i/>
                    <w:iCs/>
                    <w:sz w:val="20"/>
                    <w:szCs w:val="20"/>
                    <w:highlight w:val="yellow"/>
                    <w:lang w:val="es-ES_tradnl"/>
                  </w:rPr>
                </w:rPrChange>
              </w:rPr>
              <w:t xml:space="preserve">Imagen de referencia tomada: </w:t>
            </w:r>
            <w:r w:rsidRPr="00C15A00">
              <w:fldChar w:fldCharType="begin"/>
            </w:r>
            <w:r w:rsidRPr="00C15A00">
              <w:instrText xml:space="preserve"> HYPERLINK "https://sites.google.com/site/sistemasoperativoshn/_/rsrc/1461895800384/windows-200o-server/Windows_2000_Server.jpg" </w:instrText>
            </w:r>
            <w:r w:rsidRPr="00C15A00">
              <w:fldChar w:fldCharType="separate"/>
            </w:r>
            <w:r w:rsidRPr="00C15A00">
              <w:rPr>
                <w:rStyle w:val="Hipervnculo"/>
                <w:i/>
                <w:iCs/>
                <w:sz w:val="20"/>
                <w:szCs w:val="20"/>
                <w:lang w:val="es-ES_tradnl"/>
                <w:rPrChange w:id="377" w:author="USER" w:date="2022-09-06T15:02:00Z">
                  <w:rPr>
                    <w:rStyle w:val="Hipervnculo"/>
                    <w:i/>
                    <w:iCs/>
                    <w:sz w:val="20"/>
                    <w:szCs w:val="20"/>
                    <w:highlight w:val="yellow"/>
                    <w:lang w:val="es-ES_tradnl"/>
                  </w:rPr>
                </w:rPrChange>
              </w:rPr>
              <w:t>https://sites.google.com/site/sistemasoperativoshn/_/rsrc/1461895800384/windows-200o-server/Windows_2000_Server.jpg</w:t>
            </w:r>
            <w:r w:rsidRPr="00C15A00">
              <w:rPr>
                <w:rStyle w:val="Hipervnculo"/>
                <w:i/>
                <w:iCs/>
                <w:sz w:val="20"/>
                <w:szCs w:val="20"/>
                <w:lang w:val="es-ES_tradnl"/>
                <w:rPrChange w:id="378" w:author="USER" w:date="2022-09-06T15:02:00Z">
                  <w:rPr>
                    <w:rStyle w:val="Hipervnculo"/>
                    <w:i/>
                    <w:iCs/>
                    <w:sz w:val="20"/>
                    <w:szCs w:val="20"/>
                    <w:highlight w:val="yellow"/>
                    <w:lang w:val="es-ES_tradnl"/>
                  </w:rPr>
                </w:rPrChange>
              </w:rPr>
              <w:fldChar w:fldCharType="end"/>
            </w:r>
            <w:r w:rsidRPr="00C15A00">
              <w:rPr>
                <w:i/>
                <w:iCs/>
                <w:sz w:val="20"/>
                <w:szCs w:val="20"/>
                <w:lang w:val="es-ES_tradnl"/>
                <w:rPrChange w:id="379" w:author="USER" w:date="2022-09-06T15:02:00Z">
                  <w:rPr>
                    <w:i/>
                    <w:iCs/>
                    <w:sz w:val="20"/>
                    <w:szCs w:val="20"/>
                    <w:highlight w:val="yellow"/>
                    <w:lang w:val="es-ES_tradnl"/>
                  </w:rPr>
                </w:rPrChange>
              </w:rPr>
              <w:t xml:space="preserve"> </w:t>
            </w:r>
          </w:p>
          <w:p w14:paraId="76448F6E" w14:textId="0CF82359" w:rsidR="00CB39DE" w:rsidRPr="00C15A00" w:rsidRDefault="00CB39DE" w:rsidP="00C15A00">
            <w:pPr>
              <w:snapToGrid w:val="0"/>
              <w:spacing w:after="120"/>
              <w:jc w:val="center"/>
              <w:rPr>
                <w:i/>
                <w:iCs/>
                <w:sz w:val="20"/>
                <w:szCs w:val="20"/>
                <w:lang w:val="es-ES_tradnl"/>
              </w:rPr>
            </w:pPr>
            <w:r w:rsidRPr="00C15A00">
              <w:rPr>
                <w:color w:val="000000"/>
                <w:sz w:val="20"/>
                <w:szCs w:val="20"/>
                <w:shd w:val="clear" w:color="auto" w:fill="FFFFFF"/>
                <w:rPrChange w:id="380" w:author="USER" w:date="2022-09-06T15:02:00Z">
                  <w:rPr>
                    <w:color w:val="000000"/>
                    <w:sz w:val="20"/>
                    <w:szCs w:val="20"/>
                    <w:highlight w:val="yellow"/>
                    <w:shd w:val="clear" w:color="auto" w:fill="FFFFFF"/>
                  </w:rPr>
                </w:rPrChange>
              </w:rPr>
              <w:t>228130_i2</w:t>
            </w:r>
            <w:r w:rsidR="007F784D" w:rsidRPr="00C15A00">
              <w:rPr>
                <w:color w:val="000000"/>
                <w:sz w:val="20"/>
                <w:szCs w:val="20"/>
                <w:shd w:val="clear" w:color="auto" w:fill="FFFFFF"/>
                <w:rPrChange w:id="381" w:author="USER" w:date="2022-09-06T15:02:00Z">
                  <w:rPr>
                    <w:color w:val="000000"/>
                    <w:sz w:val="20"/>
                    <w:szCs w:val="20"/>
                    <w:highlight w:val="yellow"/>
                    <w:shd w:val="clear" w:color="auto" w:fill="FFFFFF"/>
                  </w:rPr>
                </w:rPrChange>
              </w:rPr>
              <w:t>0</w:t>
            </w:r>
          </w:p>
          <w:p w14:paraId="237DBE3E" w14:textId="2413304D" w:rsidR="0034410F" w:rsidRPr="00C15A00" w:rsidRDefault="0034410F" w:rsidP="00C15A00">
            <w:pPr>
              <w:snapToGrid w:val="0"/>
              <w:spacing w:after="120"/>
              <w:jc w:val="center"/>
              <w:rPr>
                <w:i/>
                <w:iCs/>
                <w:sz w:val="20"/>
                <w:szCs w:val="20"/>
                <w:lang w:val="es-ES_tradnl"/>
              </w:rPr>
            </w:pPr>
          </w:p>
          <w:p w14:paraId="747CB044" w14:textId="5FCD0CF4" w:rsidR="0034410F" w:rsidRPr="00C15A00" w:rsidRDefault="0034410F" w:rsidP="00C15A00">
            <w:pPr>
              <w:snapToGrid w:val="0"/>
              <w:spacing w:after="120"/>
              <w:rPr>
                <w:lang w:val="es-ES_tradnl"/>
              </w:rPr>
            </w:pPr>
            <w:r w:rsidRPr="00C15A00">
              <w:rPr>
                <w:lang w:val="es-ES_tradnl"/>
              </w:rPr>
              <w:t xml:space="preserve">Para el año 2000, apareció la versión de </w:t>
            </w:r>
            <w:r w:rsidRPr="00C15A00">
              <w:rPr>
                <w:i/>
                <w:iCs/>
                <w:lang w:val="es-ES_tradnl"/>
              </w:rPr>
              <w:t>Microsoft Windows</w:t>
            </w:r>
            <w:r w:rsidRPr="00C15A00">
              <w:rPr>
                <w:lang w:val="es-ES_tradnl"/>
              </w:rPr>
              <w:t xml:space="preserve"> 200 profesional </w:t>
            </w:r>
            <w:r w:rsidR="00A44CBB" w:rsidRPr="00C15A00">
              <w:rPr>
                <w:lang w:val="es-ES_tradnl"/>
              </w:rPr>
              <w:t xml:space="preserve">el que </w:t>
            </w:r>
            <w:r w:rsidR="003009AC" w:rsidRPr="00C15A00">
              <w:rPr>
                <w:lang w:val="es-ES_tradnl"/>
              </w:rPr>
              <w:t>se adoptaría</w:t>
            </w:r>
            <w:r w:rsidRPr="00C15A00">
              <w:rPr>
                <w:lang w:val="es-ES_tradnl"/>
              </w:rPr>
              <w:t xml:space="preserve"> por su estabi</w:t>
            </w:r>
            <w:r w:rsidR="002E1AE1" w:rsidRPr="00C15A00">
              <w:rPr>
                <w:lang w:val="es-ES_tradnl"/>
              </w:rPr>
              <w:t>lidad y por primera vez presentó</w:t>
            </w:r>
            <w:r w:rsidRPr="00C15A00">
              <w:rPr>
                <w:lang w:val="es-ES_tradnl"/>
              </w:rPr>
              <w:t xml:space="preserve"> </w:t>
            </w:r>
            <w:r w:rsidR="00A44CBB" w:rsidRPr="00C15A00">
              <w:rPr>
                <w:lang w:val="es-ES_tradnl"/>
              </w:rPr>
              <w:t xml:space="preserve">también </w:t>
            </w:r>
            <w:r w:rsidRPr="00C15A00">
              <w:rPr>
                <w:lang w:val="es-ES_tradnl"/>
              </w:rPr>
              <w:t xml:space="preserve">el </w:t>
            </w:r>
            <w:proofErr w:type="spellStart"/>
            <w:r w:rsidRPr="00C15A00">
              <w:rPr>
                <w:i/>
                <w:lang w:val="es-ES_tradnl"/>
              </w:rPr>
              <w:t>ActiveDirectory</w:t>
            </w:r>
            <w:proofErr w:type="spellEnd"/>
            <w:r w:rsidRPr="00C15A00">
              <w:rPr>
                <w:lang w:val="es-ES_tradnl"/>
              </w:rPr>
              <w:t xml:space="preserve">, la versión actual de </w:t>
            </w:r>
            <w:r w:rsidRPr="00C15A00">
              <w:rPr>
                <w:i/>
                <w:iCs/>
                <w:lang w:val="es-ES_tradnl"/>
              </w:rPr>
              <w:t>Microsoft</w:t>
            </w:r>
            <w:r w:rsidRPr="00C15A00">
              <w:rPr>
                <w:lang w:val="es-ES_tradnl"/>
              </w:rPr>
              <w:t xml:space="preserve"> para estaciones de </w:t>
            </w:r>
            <w:r w:rsidR="002E1AE1" w:rsidRPr="00C15A00">
              <w:rPr>
                <w:lang w:val="es-ES_tradnl"/>
              </w:rPr>
              <w:t>trabajo</w:t>
            </w:r>
            <w:r w:rsidR="00A44CBB" w:rsidRPr="00C15A00">
              <w:rPr>
                <w:lang w:val="es-ES_tradnl"/>
              </w:rPr>
              <w:t>,</w:t>
            </w:r>
            <w:r w:rsidR="002E1AE1" w:rsidRPr="00C15A00">
              <w:rPr>
                <w:lang w:val="es-ES_tradnl"/>
              </w:rPr>
              <w:t xml:space="preserve"> e</w:t>
            </w:r>
            <w:r w:rsidR="00A44CBB" w:rsidRPr="00C15A00">
              <w:rPr>
                <w:lang w:val="es-ES_tradnl"/>
              </w:rPr>
              <w:t>l</w:t>
            </w:r>
            <w:r w:rsidR="002E1AE1" w:rsidRPr="00C15A00">
              <w:rPr>
                <w:lang w:val="es-ES_tradnl"/>
              </w:rPr>
              <w:t xml:space="preserve"> </w:t>
            </w:r>
            <w:r w:rsidR="002E1AE1" w:rsidRPr="00C15A00">
              <w:rPr>
                <w:i/>
                <w:iCs/>
                <w:lang w:val="es-ES_tradnl"/>
              </w:rPr>
              <w:t>Windows Server</w:t>
            </w:r>
            <w:r w:rsidR="002E1AE1" w:rsidRPr="00C15A00">
              <w:rPr>
                <w:lang w:val="es-ES_tradnl"/>
              </w:rPr>
              <w:t xml:space="preserve"> 2022</w:t>
            </w:r>
            <w:r w:rsidR="00A44CBB" w:rsidRPr="00C15A00">
              <w:rPr>
                <w:lang w:val="es-ES_tradnl"/>
              </w:rPr>
              <w:t>,</w:t>
            </w:r>
            <w:r w:rsidR="002E1AE1" w:rsidRPr="00C15A00">
              <w:rPr>
                <w:lang w:val="es-ES_tradnl"/>
              </w:rPr>
              <w:t xml:space="preserve"> l</w:t>
            </w:r>
            <w:r w:rsidRPr="00C15A00">
              <w:rPr>
                <w:lang w:val="es-ES_tradnl"/>
              </w:rPr>
              <w:t>anzad</w:t>
            </w:r>
            <w:r w:rsidR="00A44CBB" w:rsidRPr="00C15A00">
              <w:rPr>
                <w:lang w:val="es-ES_tradnl"/>
              </w:rPr>
              <w:t>o</w:t>
            </w:r>
            <w:r w:rsidRPr="00C15A00">
              <w:rPr>
                <w:lang w:val="es-ES_tradnl"/>
              </w:rPr>
              <w:t xml:space="preserve"> en agosto del 2021, </w:t>
            </w:r>
            <w:r w:rsidR="002E1AE1" w:rsidRPr="00C15A00">
              <w:rPr>
                <w:lang w:val="es-ES_tradnl"/>
              </w:rPr>
              <w:t>el cual</w:t>
            </w:r>
            <w:r w:rsidRPr="00C15A00">
              <w:rPr>
                <w:lang w:val="es-ES_tradnl"/>
              </w:rPr>
              <w:t xml:space="preserve"> aplica protección multicapa contra amenazas con un servidor de núcleo seguro y ejecuta cargas de trabajo como </w:t>
            </w:r>
            <w:r w:rsidRPr="00C15A00">
              <w:rPr>
                <w:i/>
                <w:iCs/>
                <w:lang w:val="es-ES_tradnl"/>
              </w:rPr>
              <w:t xml:space="preserve">SQL server </w:t>
            </w:r>
            <w:r w:rsidRPr="00C15A00">
              <w:rPr>
                <w:lang w:val="es-ES_tradnl"/>
              </w:rPr>
              <w:t xml:space="preserve">utilizando 48Tb de memoria, también usa </w:t>
            </w:r>
            <w:r w:rsidRPr="00C15A00">
              <w:rPr>
                <w:i/>
                <w:lang w:val="es-ES_tradnl"/>
              </w:rPr>
              <w:t xml:space="preserve">Windows </w:t>
            </w:r>
            <w:proofErr w:type="spellStart"/>
            <w:r w:rsidRPr="00C15A00">
              <w:rPr>
                <w:i/>
                <w:lang w:val="es-ES_tradnl"/>
              </w:rPr>
              <w:t>admin</w:t>
            </w:r>
            <w:proofErr w:type="spellEnd"/>
            <w:r w:rsidRPr="00C15A00">
              <w:rPr>
                <w:i/>
                <w:lang w:val="es-ES_tradnl"/>
              </w:rPr>
              <w:t xml:space="preserve"> center</w:t>
            </w:r>
            <w:r w:rsidRPr="00C15A00">
              <w:rPr>
                <w:lang w:val="es-ES_tradnl"/>
              </w:rPr>
              <w:t xml:space="preserve"> para mejorar la gestión de máquinas virtuales y conexión a </w:t>
            </w:r>
            <w:r w:rsidRPr="00C15A00">
              <w:rPr>
                <w:i/>
                <w:lang w:val="es-ES_tradnl"/>
              </w:rPr>
              <w:t>Azure</w:t>
            </w:r>
            <w:r w:rsidRPr="00C15A00">
              <w:rPr>
                <w:lang w:val="es-ES_tradnl"/>
              </w:rPr>
              <w:t>.</w:t>
            </w:r>
          </w:p>
        </w:tc>
      </w:tr>
    </w:tbl>
    <w:p w14:paraId="6AD3DAB2" w14:textId="25194CA3" w:rsidR="0034410F" w:rsidRPr="00C15A00" w:rsidRDefault="0034410F" w:rsidP="00C15A00">
      <w:pPr>
        <w:snapToGrid w:val="0"/>
        <w:spacing w:after="120" w:line="240" w:lineRule="auto"/>
        <w:rPr>
          <w:b/>
          <w:bCs/>
        </w:rPr>
      </w:pPr>
    </w:p>
    <w:p w14:paraId="569DDDF5" w14:textId="0158EA8E" w:rsidR="002E1AE1" w:rsidRPr="00C15A00" w:rsidRDefault="002E1AE1" w:rsidP="00C15A00">
      <w:pPr>
        <w:snapToGrid w:val="0"/>
        <w:spacing w:after="120" w:line="240" w:lineRule="auto"/>
        <w:rPr>
          <w:b/>
          <w:bCs/>
        </w:rPr>
      </w:pPr>
    </w:p>
    <w:p w14:paraId="4B2B084D" w14:textId="4CEA4D16" w:rsidR="002E1AE1" w:rsidRPr="00C15A00" w:rsidRDefault="002E1AE1" w:rsidP="00C15A00">
      <w:pPr>
        <w:snapToGrid w:val="0"/>
        <w:spacing w:after="120" w:line="240" w:lineRule="auto"/>
        <w:rPr>
          <w:b/>
          <w:bCs/>
        </w:rPr>
      </w:pPr>
    </w:p>
    <w:p w14:paraId="539C2580" w14:textId="2857778B" w:rsidR="002E1AE1" w:rsidRPr="00C15A00" w:rsidRDefault="002E1AE1" w:rsidP="00C15A00">
      <w:pPr>
        <w:snapToGrid w:val="0"/>
        <w:spacing w:after="120" w:line="240" w:lineRule="auto"/>
        <w:rPr>
          <w:b/>
          <w:bCs/>
        </w:rPr>
      </w:pPr>
    </w:p>
    <w:p w14:paraId="3E91D362" w14:textId="7B671FCE" w:rsidR="002E1AE1" w:rsidRPr="00C15A00" w:rsidRDefault="002E1AE1" w:rsidP="00C15A00">
      <w:pPr>
        <w:snapToGrid w:val="0"/>
        <w:spacing w:after="120" w:line="240" w:lineRule="auto"/>
        <w:rPr>
          <w:b/>
          <w:bCs/>
        </w:rPr>
      </w:pPr>
    </w:p>
    <w:p w14:paraId="3E3C0D6F" w14:textId="20DC2EDF" w:rsidR="002E1AE1" w:rsidRPr="00C15A00" w:rsidRDefault="002E1AE1" w:rsidP="00C15A00">
      <w:pPr>
        <w:snapToGrid w:val="0"/>
        <w:spacing w:after="120" w:line="240" w:lineRule="auto"/>
        <w:rPr>
          <w:b/>
          <w:bCs/>
        </w:rPr>
      </w:pPr>
    </w:p>
    <w:p w14:paraId="39FEE8CB" w14:textId="03358E0A" w:rsidR="002E1AE1" w:rsidRPr="00C15A00" w:rsidRDefault="002E1AE1" w:rsidP="00C15A00">
      <w:pPr>
        <w:snapToGrid w:val="0"/>
        <w:spacing w:after="120" w:line="240" w:lineRule="auto"/>
        <w:rPr>
          <w:b/>
          <w:bCs/>
        </w:rPr>
      </w:pPr>
    </w:p>
    <w:p w14:paraId="3896C464" w14:textId="0AF8F0FF" w:rsidR="002E1AE1" w:rsidRPr="00C15A00" w:rsidRDefault="002E1AE1" w:rsidP="00C15A00">
      <w:pPr>
        <w:snapToGrid w:val="0"/>
        <w:spacing w:after="120" w:line="240" w:lineRule="auto"/>
        <w:rPr>
          <w:b/>
          <w:bCs/>
        </w:rPr>
      </w:pPr>
    </w:p>
    <w:p w14:paraId="0B4227C1" w14:textId="03FBC4AC" w:rsidR="002E1AE1" w:rsidRPr="00C15A00" w:rsidRDefault="002E1AE1" w:rsidP="00C15A00">
      <w:pPr>
        <w:snapToGrid w:val="0"/>
        <w:spacing w:after="120" w:line="240" w:lineRule="auto"/>
        <w:rPr>
          <w:b/>
          <w:bCs/>
        </w:rPr>
      </w:pPr>
    </w:p>
    <w:p w14:paraId="614487E5" w14:textId="77777777" w:rsidR="00CB39DE" w:rsidRPr="00C15A00" w:rsidRDefault="00CB39DE" w:rsidP="00C15A00">
      <w:pPr>
        <w:snapToGrid w:val="0"/>
        <w:spacing w:after="120" w:line="240" w:lineRule="auto"/>
        <w:rPr>
          <w:b/>
          <w:bCs/>
        </w:rPr>
      </w:pPr>
      <w:r w:rsidRPr="00C15A00">
        <w:t xml:space="preserve">Se presentan las características técnicas en la familia Windows. </w:t>
      </w:r>
    </w:p>
    <w:tbl>
      <w:tblPr>
        <w:tblStyle w:val="a0"/>
        <w:tblW w:w="15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7995"/>
        <w:gridCol w:w="5580"/>
      </w:tblGrid>
      <w:tr w:rsidR="0069142E" w:rsidRPr="00C15A00" w14:paraId="5BFB5FE9" w14:textId="77777777" w:rsidTr="00550CFC">
        <w:trPr>
          <w:trHeight w:val="460"/>
        </w:trPr>
        <w:tc>
          <w:tcPr>
            <w:tcW w:w="2010" w:type="dxa"/>
            <w:shd w:val="clear" w:color="auto" w:fill="C9DAF8"/>
            <w:tcMar>
              <w:top w:w="100" w:type="dxa"/>
              <w:left w:w="100" w:type="dxa"/>
              <w:bottom w:w="100" w:type="dxa"/>
              <w:right w:w="100" w:type="dxa"/>
            </w:tcMar>
          </w:tcPr>
          <w:p w14:paraId="025E411B" w14:textId="77777777" w:rsidR="0069142E" w:rsidRPr="00C15A00" w:rsidRDefault="0069142E" w:rsidP="00C15A00">
            <w:pPr>
              <w:widowControl w:val="0"/>
              <w:spacing w:line="240" w:lineRule="auto"/>
              <w:jc w:val="center"/>
              <w:rPr>
                <w:b/>
                <w:sz w:val="26"/>
                <w:szCs w:val="26"/>
              </w:rPr>
            </w:pPr>
            <w:r w:rsidRPr="00C15A00">
              <w:rPr>
                <w:b/>
                <w:sz w:val="26"/>
                <w:szCs w:val="26"/>
              </w:rPr>
              <w:t>Tipo de recurso</w:t>
            </w:r>
          </w:p>
        </w:tc>
        <w:tc>
          <w:tcPr>
            <w:tcW w:w="13575" w:type="dxa"/>
            <w:gridSpan w:val="2"/>
            <w:shd w:val="clear" w:color="auto" w:fill="C9DAF8"/>
            <w:tcMar>
              <w:top w:w="100" w:type="dxa"/>
              <w:left w:w="100" w:type="dxa"/>
              <w:bottom w:w="100" w:type="dxa"/>
              <w:right w:w="100" w:type="dxa"/>
            </w:tcMar>
          </w:tcPr>
          <w:p w14:paraId="74F45204" w14:textId="233E800E" w:rsidR="0069142E" w:rsidRPr="00C15A00" w:rsidRDefault="003B004E" w:rsidP="00C15A00">
            <w:pPr>
              <w:pStyle w:val="Ttulo"/>
              <w:widowControl w:val="0"/>
              <w:spacing w:line="240" w:lineRule="auto"/>
              <w:jc w:val="center"/>
              <w:rPr>
                <w:sz w:val="22"/>
                <w:szCs w:val="22"/>
              </w:rPr>
            </w:pPr>
            <w:bookmarkStart w:id="382" w:name="_e96d1jwylzl8" w:colFirst="0" w:colLast="0"/>
            <w:bookmarkEnd w:id="382"/>
            <w:r w:rsidRPr="00C15A00">
              <w:rPr>
                <w:sz w:val="22"/>
                <w:szCs w:val="22"/>
              </w:rPr>
              <w:t>Infografía interactiva</w:t>
            </w:r>
            <w:r w:rsidR="00A816AC" w:rsidRPr="00C15A00">
              <w:rPr>
                <w:sz w:val="22"/>
                <w:szCs w:val="22"/>
              </w:rPr>
              <w:t>.</w:t>
            </w:r>
            <w:r w:rsidRPr="00C15A00">
              <w:rPr>
                <w:sz w:val="22"/>
                <w:szCs w:val="22"/>
              </w:rPr>
              <w:t xml:space="preserve"> Punto caliente</w:t>
            </w:r>
          </w:p>
        </w:tc>
      </w:tr>
      <w:tr w:rsidR="0069142E" w:rsidRPr="00C15A00" w14:paraId="24F2C02E" w14:textId="77777777" w:rsidTr="00550CFC">
        <w:trPr>
          <w:trHeight w:val="420"/>
        </w:trPr>
        <w:tc>
          <w:tcPr>
            <w:tcW w:w="2010" w:type="dxa"/>
            <w:shd w:val="clear" w:color="auto" w:fill="auto"/>
            <w:tcMar>
              <w:top w:w="100" w:type="dxa"/>
              <w:left w:w="100" w:type="dxa"/>
              <w:bottom w:w="100" w:type="dxa"/>
              <w:right w:w="100" w:type="dxa"/>
            </w:tcMar>
          </w:tcPr>
          <w:p w14:paraId="559B532C" w14:textId="77777777" w:rsidR="0069142E" w:rsidRPr="00C15A00" w:rsidRDefault="0069142E" w:rsidP="00C15A00">
            <w:pPr>
              <w:widowControl w:val="0"/>
              <w:spacing w:line="240" w:lineRule="auto"/>
              <w:rPr>
                <w:b/>
              </w:rPr>
            </w:pPr>
            <w:r w:rsidRPr="00C15A00">
              <w:rPr>
                <w:b/>
              </w:rPr>
              <w:t>Texto introductorio</w:t>
            </w:r>
          </w:p>
        </w:tc>
        <w:tc>
          <w:tcPr>
            <w:tcW w:w="13575" w:type="dxa"/>
            <w:gridSpan w:val="2"/>
            <w:shd w:val="clear" w:color="auto" w:fill="auto"/>
            <w:tcMar>
              <w:top w:w="100" w:type="dxa"/>
              <w:left w:w="100" w:type="dxa"/>
              <w:bottom w:w="100" w:type="dxa"/>
              <w:right w:w="100" w:type="dxa"/>
            </w:tcMar>
          </w:tcPr>
          <w:p w14:paraId="42D29D8B" w14:textId="4012559E" w:rsidR="0069142E" w:rsidRPr="00C15A00" w:rsidRDefault="00A31527" w:rsidP="00C15A00">
            <w:pPr>
              <w:widowControl w:val="0"/>
              <w:spacing w:line="240" w:lineRule="auto"/>
              <w:rPr>
                <w:color w:val="666666"/>
              </w:rPr>
            </w:pPr>
            <w:r w:rsidRPr="00C15A00">
              <w:t>A continuación, se muestran</w:t>
            </w:r>
            <w:r w:rsidR="0069142E" w:rsidRPr="00C15A00">
              <w:t xml:space="preserve"> las características técnicas en la familia de </w:t>
            </w:r>
            <w:r w:rsidR="0069142E" w:rsidRPr="00C15A00">
              <w:rPr>
                <w:i/>
                <w:iCs/>
              </w:rPr>
              <w:t>Windows</w:t>
            </w:r>
            <w:r w:rsidR="0069142E" w:rsidRPr="00C15A00">
              <w:t>:</w:t>
            </w:r>
          </w:p>
        </w:tc>
      </w:tr>
      <w:tr w:rsidR="0069142E" w:rsidRPr="00C15A00" w14:paraId="2622DB74" w14:textId="77777777" w:rsidTr="00550CFC">
        <w:trPr>
          <w:trHeight w:val="420"/>
        </w:trPr>
        <w:tc>
          <w:tcPr>
            <w:tcW w:w="15585" w:type="dxa"/>
            <w:gridSpan w:val="3"/>
            <w:shd w:val="clear" w:color="auto" w:fill="auto"/>
            <w:tcMar>
              <w:top w:w="100" w:type="dxa"/>
              <w:left w:w="100" w:type="dxa"/>
              <w:bottom w:w="100" w:type="dxa"/>
              <w:right w:w="100" w:type="dxa"/>
            </w:tcMar>
          </w:tcPr>
          <w:p w14:paraId="0FC360A8" w14:textId="77777777" w:rsidR="0069142E" w:rsidRPr="00C15A00" w:rsidRDefault="0069142E" w:rsidP="00C15A00">
            <w:pPr>
              <w:widowControl w:val="0"/>
              <w:spacing w:line="240" w:lineRule="auto"/>
              <w:rPr>
                <w:b/>
              </w:rPr>
            </w:pPr>
            <w:r w:rsidRPr="00C15A00">
              <w:rPr>
                <w:b/>
              </w:rPr>
              <w:t>Imagen</w:t>
            </w:r>
          </w:p>
          <w:p w14:paraId="555FCC7F" w14:textId="779ABAC0" w:rsidR="0069142E" w:rsidRPr="00C15A00" w:rsidRDefault="00E46096" w:rsidP="00C15A00">
            <w:pPr>
              <w:widowControl w:val="0"/>
              <w:spacing w:line="240" w:lineRule="auto"/>
              <w:jc w:val="center"/>
            </w:pPr>
            <w:r w:rsidRPr="00C15A00">
              <w:rPr>
                <w:noProof/>
                <w:lang w:val="es-CO"/>
              </w:rPr>
              <w:drawing>
                <wp:anchor distT="0" distB="0" distL="114300" distR="114300" simplePos="0" relativeHeight="251791360" behindDoc="0" locked="0" layoutInCell="1" allowOverlap="1" wp14:anchorId="1B145818" wp14:editId="1AB53610">
                  <wp:simplePos x="0" y="0"/>
                  <wp:positionH relativeFrom="column">
                    <wp:posOffset>6564515</wp:posOffset>
                  </wp:positionH>
                  <wp:positionV relativeFrom="paragraph">
                    <wp:posOffset>328864</wp:posOffset>
                  </wp:positionV>
                  <wp:extent cx="1237345" cy="866898"/>
                  <wp:effectExtent l="0" t="0" r="1270" b="0"/>
                  <wp:wrapNone/>
                  <wp:docPr id="18" name="Imagen 18" descr="Resumen de los antecedentes digitales de la tecnología con la palabra &quot;linux&quot;. Representación 3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men de los antecedentes digitales de la tecnología con la palabra &quot;linux&quot;. Representación 3D.&#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37345" cy="866898"/>
                          </a:xfrm>
                          <a:prstGeom prst="rect">
                            <a:avLst/>
                          </a:prstGeom>
                          <a:noFill/>
                          <a:ln>
                            <a:noFill/>
                          </a:ln>
                        </pic:spPr>
                      </pic:pic>
                    </a:graphicData>
                  </a:graphic>
                </wp:anchor>
              </w:drawing>
            </w:r>
            <w:r w:rsidR="00C54304" w:rsidRPr="00C15A00">
              <w:rPr>
                <w:noProof/>
                <w:lang w:val="es-CO"/>
              </w:rPr>
              <w:drawing>
                <wp:anchor distT="0" distB="0" distL="114300" distR="114300" simplePos="0" relativeHeight="251790336" behindDoc="0" locked="0" layoutInCell="1" allowOverlap="1" wp14:anchorId="2C789214" wp14:editId="3E493CFB">
                  <wp:simplePos x="0" y="0"/>
                  <wp:positionH relativeFrom="column">
                    <wp:posOffset>4142880</wp:posOffset>
                  </wp:positionH>
                  <wp:positionV relativeFrom="paragraph">
                    <wp:posOffset>233804</wp:posOffset>
                  </wp:positionV>
                  <wp:extent cx="1478829" cy="831817"/>
                  <wp:effectExtent l="0" t="0" r="7620" b="6985"/>
                  <wp:wrapNone/>
                  <wp:docPr id="13" name="Imagen 13" descr="Qué es Uni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Unix ?"/>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78829" cy="8318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4304" w:rsidRPr="00C15A00">
              <w:rPr>
                <w:noProof/>
                <w:lang w:val="es-CO"/>
              </w:rPr>
              <w:drawing>
                <wp:anchor distT="0" distB="0" distL="114300" distR="114300" simplePos="0" relativeHeight="251740160" behindDoc="0" locked="0" layoutInCell="1" allowOverlap="1" wp14:anchorId="526362BE" wp14:editId="7D9C9149">
                  <wp:simplePos x="0" y="0"/>
                  <wp:positionH relativeFrom="column">
                    <wp:posOffset>2657689</wp:posOffset>
                  </wp:positionH>
                  <wp:positionV relativeFrom="paragraph">
                    <wp:posOffset>376844</wp:posOffset>
                  </wp:positionV>
                  <wp:extent cx="637522" cy="748145"/>
                  <wp:effectExtent l="0" t="0" r="0" b="0"/>
                  <wp:wrapNone/>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0409" cy="751533"/>
                          </a:xfrm>
                          <a:prstGeom prst="rect">
                            <a:avLst/>
                          </a:prstGeom>
                        </pic:spPr>
                      </pic:pic>
                    </a:graphicData>
                  </a:graphic>
                  <wp14:sizeRelH relativeFrom="margin">
                    <wp14:pctWidth>0</wp14:pctWidth>
                  </wp14:sizeRelH>
                  <wp14:sizeRelV relativeFrom="margin">
                    <wp14:pctHeight>0</wp14:pctHeight>
                  </wp14:sizeRelV>
                </wp:anchor>
              </w:drawing>
            </w:r>
            <w:r w:rsidR="00C54304" w:rsidRPr="00C15A00">
              <w:rPr>
                <w:noProof/>
                <w:lang w:val="es-CO"/>
              </w:rPr>
              <w:drawing>
                <wp:anchor distT="0" distB="0" distL="114300" distR="114300" simplePos="0" relativeHeight="251739136" behindDoc="0" locked="0" layoutInCell="1" allowOverlap="1" wp14:anchorId="08850E1B" wp14:editId="5D3CB946">
                  <wp:simplePos x="0" y="0"/>
                  <wp:positionH relativeFrom="column">
                    <wp:posOffset>1939769</wp:posOffset>
                  </wp:positionH>
                  <wp:positionV relativeFrom="paragraph">
                    <wp:posOffset>364795</wp:posOffset>
                  </wp:positionV>
                  <wp:extent cx="665208" cy="796331"/>
                  <wp:effectExtent l="0" t="0" r="1905" b="3810"/>
                  <wp:wrapNone/>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5208" cy="796331"/>
                          </a:xfrm>
                          <a:prstGeom prst="rect">
                            <a:avLst/>
                          </a:prstGeom>
                        </pic:spPr>
                      </pic:pic>
                    </a:graphicData>
                  </a:graphic>
                  <wp14:sizeRelH relativeFrom="margin">
                    <wp14:pctWidth>0</wp14:pctWidth>
                  </wp14:sizeRelH>
                  <wp14:sizeRelV relativeFrom="margin">
                    <wp14:pctHeight>0</wp14:pctHeight>
                  </wp14:sizeRelV>
                </wp:anchor>
              </w:drawing>
            </w:r>
            <w:r w:rsidR="0069142E" w:rsidRPr="00C15A00">
              <w:rPr>
                <w:noProof/>
                <w:lang w:val="es-CO"/>
              </w:rPr>
              <w:drawing>
                <wp:inline distT="0" distB="0" distL="0" distR="0" wp14:anchorId="35685DD0" wp14:editId="1FAA0780">
                  <wp:extent cx="2203450" cy="2952750"/>
                  <wp:effectExtent l="0" t="0" r="6350" b="0"/>
                  <wp:docPr id="87" name="Imagen 87" descr="Retro 1980's style beige desktop computer and built in screen and keyboard.  3D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tro 1980's style beige desktop computer and built in screen and keyboard.  3D illustration."/>
                          <pic:cNvPicPr>
                            <a:picLocks noChangeAspect="1" noChangeArrowheads="1"/>
                          </pic:cNvPicPr>
                        </pic:nvPicPr>
                        <pic:blipFill rotWithShape="1">
                          <a:blip r:embed="rId34">
                            <a:extLst>
                              <a:ext uri="{28A0092B-C50C-407E-A947-70E740481C1C}">
                                <a14:useLocalDpi xmlns:a14="http://schemas.microsoft.com/office/drawing/2010/main" val="0"/>
                              </a:ext>
                            </a:extLst>
                          </a:blip>
                          <a:srcRect l="25500" t="16800" r="25400" b="17404"/>
                          <a:stretch/>
                        </pic:blipFill>
                        <pic:spPr bwMode="auto">
                          <a:xfrm>
                            <a:off x="0" y="0"/>
                            <a:ext cx="2207130" cy="2957681"/>
                          </a:xfrm>
                          <a:prstGeom prst="rect">
                            <a:avLst/>
                          </a:prstGeom>
                          <a:noFill/>
                          <a:ln>
                            <a:noFill/>
                          </a:ln>
                          <a:extLst>
                            <a:ext uri="{53640926-AAD7-44D8-BBD7-CCE9431645EC}">
                              <a14:shadowObscured xmlns:a14="http://schemas.microsoft.com/office/drawing/2010/main"/>
                            </a:ext>
                          </a:extLst>
                        </pic:spPr>
                      </pic:pic>
                    </a:graphicData>
                  </a:graphic>
                </wp:inline>
              </w:drawing>
            </w:r>
            <w:r w:rsidR="0069142E" w:rsidRPr="00C15A00">
              <w:t xml:space="preserve">  </w:t>
            </w:r>
            <w:r w:rsidR="0069142E" w:rsidRPr="00C15A00">
              <w:rPr>
                <w:noProof/>
                <w:lang w:val="es-CO"/>
              </w:rPr>
              <w:drawing>
                <wp:inline distT="0" distB="0" distL="0" distR="0" wp14:anchorId="6D19CC20" wp14:editId="0BDF4DBD">
                  <wp:extent cx="2203450" cy="2952750"/>
                  <wp:effectExtent l="0" t="0" r="6350" b="0"/>
                  <wp:docPr id="88" name="Imagen 88" descr="Retro 1980's style beige desktop computer and built in screen and keyboard.  3D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tro 1980's style beige desktop computer and built in screen and keyboard.  3D illustration."/>
                          <pic:cNvPicPr>
                            <a:picLocks noChangeAspect="1" noChangeArrowheads="1"/>
                          </pic:cNvPicPr>
                        </pic:nvPicPr>
                        <pic:blipFill rotWithShape="1">
                          <a:blip r:embed="rId34">
                            <a:extLst>
                              <a:ext uri="{28A0092B-C50C-407E-A947-70E740481C1C}">
                                <a14:useLocalDpi xmlns:a14="http://schemas.microsoft.com/office/drawing/2010/main" val="0"/>
                              </a:ext>
                            </a:extLst>
                          </a:blip>
                          <a:srcRect l="25500" t="16800" r="25400" b="17404"/>
                          <a:stretch/>
                        </pic:blipFill>
                        <pic:spPr bwMode="auto">
                          <a:xfrm>
                            <a:off x="0" y="0"/>
                            <a:ext cx="2207130" cy="2957681"/>
                          </a:xfrm>
                          <a:prstGeom prst="rect">
                            <a:avLst/>
                          </a:prstGeom>
                          <a:noFill/>
                          <a:ln>
                            <a:noFill/>
                          </a:ln>
                          <a:extLst>
                            <a:ext uri="{53640926-AAD7-44D8-BBD7-CCE9431645EC}">
                              <a14:shadowObscured xmlns:a14="http://schemas.microsoft.com/office/drawing/2010/main"/>
                            </a:ext>
                          </a:extLst>
                        </pic:spPr>
                      </pic:pic>
                    </a:graphicData>
                  </a:graphic>
                </wp:inline>
              </w:drawing>
            </w:r>
            <w:r w:rsidR="00C54304" w:rsidRPr="00C15A00">
              <w:rPr>
                <w:noProof/>
                <w:lang w:val="es-CO"/>
              </w:rPr>
              <w:drawing>
                <wp:inline distT="0" distB="0" distL="0" distR="0" wp14:anchorId="70308FBF" wp14:editId="12078A33">
                  <wp:extent cx="2203450" cy="2952750"/>
                  <wp:effectExtent l="0" t="0" r="6350" b="0"/>
                  <wp:docPr id="8" name="Imagen 8" descr="Retro 1980's style beige desktop computer and built in screen and keyboard.  3D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tro 1980's style beige desktop computer and built in screen and keyboard.  3D illustration."/>
                          <pic:cNvPicPr>
                            <a:picLocks noChangeAspect="1" noChangeArrowheads="1"/>
                          </pic:cNvPicPr>
                        </pic:nvPicPr>
                        <pic:blipFill rotWithShape="1">
                          <a:blip r:embed="rId34">
                            <a:extLst>
                              <a:ext uri="{28A0092B-C50C-407E-A947-70E740481C1C}">
                                <a14:useLocalDpi xmlns:a14="http://schemas.microsoft.com/office/drawing/2010/main" val="0"/>
                              </a:ext>
                            </a:extLst>
                          </a:blip>
                          <a:srcRect l="25500" t="16800" r="25400" b="17404"/>
                          <a:stretch/>
                        </pic:blipFill>
                        <pic:spPr bwMode="auto">
                          <a:xfrm>
                            <a:off x="0" y="0"/>
                            <a:ext cx="2207130" cy="2957681"/>
                          </a:xfrm>
                          <a:prstGeom prst="rect">
                            <a:avLst/>
                          </a:prstGeom>
                          <a:noFill/>
                          <a:ln>
                            <a:noFill/>
                          </a:ln>
                          <a:extLst>
                            <a:ext uri="{53640926-AAD7-44D8-BBD7-CCE9431645EC}">
                              <a14:shadowObscured xmlns:a14="http://schemas.microsoft.com/office/drawing/2010/main"/>
                            </a:ext>
                          </a:extLst>
                        </pic:spPr>
                      </pic:pic>
                    </a:graphicData>
                  </a:graphic>
                </wp:inline>
              </w:drawing>
            </w:r>
          </w:p>
          <w:p w14:paraId="237BFB69" w14:textId="5221869B" w:rsidR="0015137B" w:rsidRPr="00C15A00" w:rsidRDefault="0015137B" w:rsidP="00C15A00">
            <w:pPr>
              <w:widowControl w:val="0"/>
              <w:spacing w:line="240" w:lineRule="auto"/>
            </w:pPr>
            <w:r w:rsidRPr="00C15A00">
              <w:rPr>
                <w:rPrChange w:id="383" w:author="USER" w:date="2022-09-06T15:02:00Z">
                  <w:rPr>
                    <w:highlight w:val="yellow"/>
                  </w:rPr>
                </w:rPrChange>
              </w:rPr>
              <w:t>La idea es que al hacer clic sobre cada computador muestre las características de los</w:t>
            </w:r>
            <w:r w:rsidR="003D6A48" w:rsidRPr="00C15A00">
              <w:rPr>
                <w:rPrChange w:id="384" w:author="USER" w:date="2022-09-06T15:02:00Z">
                  <w:rPr>
                    <w:highlight w:val="yellow"/>
                  </w:rPr>
                </w:rPrChange>
              </w:rPr>
              <w:t xml:space="preserve"> sistemas operativos</w:t>
            </w:r>
            <w:r w:rsidR="0069142E" w:rsidRPr="00C15A00">
              <w:rPr>
                <w:rPrChange w:id="385" w:author="USER" w:date="2022-09-06T15:02:00Z">
                  <w:rPr>
                    <w:highlight w:val="yellow"/>
                  </w:rPr>
                </w:rPrChange>
              </w:rPr>
              <w:t>.</w:t>
            </w:r>
          </w:p>
          <w:p w14:paraId="5734F835" w14:textId="58881501" w:rsidR="0015137B" w:rsidRPr="00C15A00" w:rsidRDefault="0015137B" w:rsidP="00C15A00">
            <w:pPr>
              <w:widowControl w:val="0"/>
              <w:spacing w:line="240" w:lineRule="auto"/>
              <w:rPr>
                <w:color w:val="999999"/>
              </w:rPr>
            </w:pPr>
          </w:p>
        </w:tc>
      </w:tr>
      <w:tr w:rsidR="0069142E" w:rsidRPr="00C15A00" w14:paraId="52A67663" w14:textId="77777777" w:rsidTr="00550CFC">
        <w:trPr>
          <w:trHeight w:val="420"/>
        </w:trPr>
        <w:tc>
          <w:tcPr>
            <w:tcW w:w="2010" w:type="dxa"/>
            <w:shd w:val="clear" w:color="auto" w:fill="auto"/>
            <w:tcMar>
              <w:top w:w="100" w:type="dxa"/>
              <w:left w:w="100" w:type="dxa"/>
              <w:bottom w:w="100" w:type="dxa"/>
              <w:right w:w="100" w:type="dxa"/>
            </w:tcMar>
          </w:tcPr>
          <w:p w14:paraId="2249AE95" w14:textId="77777777" w:rsidR="0069142E" w:rsidRPr="00C15A00" w:rsidRDefault="0069142E" w:rsidP="00C15A00">
            <w:pPr>
              <w:widowControl w:val="0"/>
              <w:spacing w:line="240" w:lineRule="auto"/>
              <w:rPr>
                <w:b/>
              </w:rPr>
            </w:pPr>
            <w:r w:rsidRPr="00C15A00">
              <w:rPr>
                <w:b/>
              </w:rPr>
              <w:lastRenderedPageBreak/>
              <w:t>Código de la imagen</w:t>
            </w:r>
          </w:p>
        </w:tc>
        <w:tc>
          <w:tcPr>
            <w:tcW w:w="13575" w:type="dxa"/>
            <w:gridSpan w:val="2"/>
            <w:shd w:val="clear" w:color="auto" w:fill="auto"/>
            <w:tcMar>
              <w:top w:w="100" w:type="dxa"/>
              <w:left w:w="100" w:type="dxa"/>
              <w:bottom w:w="100" w:type="dxa"/>
              <w:right w:w="100" w:type="dxa"/>
            </w:tcMar>
          </w:tcPr>
          <w:p w14:paraId="0E1D2451" w14:textId="77777777" w:rsidR="0015137B" w:rsidRPr="00C15A00" w:rsidRDefault="00BD7376" w:rsidP="00C15A00">
            <w:pPr>
              <w:widowControl w:val="0"/>
              <w:spacing w:line="240" w:lineRule="auto"/>
              <w:rPr>
                <w:rPrChange w:id="386" w:author="USER" w:date="2022-09-06T15:02:00Z">
                  <w:rPr>
                    <w:highlight w:val="yellow"/>
                  </w:rPr>
                </w:rPrChange>
              </w:rPr>
            </w:pPr>
            <w:r w:rsidRPr="00C15A00">
              <w:rPr>
                <w:rPrChange w:id="387" w:author="USER" w:date="2022-09-06T15:02:00Z">
                  <w:rPr>
                    <w:highlight w:val="yellow"/>
                  </w:rPr>
                </w:rPrChange>
              </w:rPr>
              <w:fldChar w:fldCharType="begin"/>
            </w:r>
            <w:r w:rsidRPr="00C15A00">
              <w:rPr>
                <w:rPrChange w:id="388" w:author="USER" w:date="2022-09-06T15:02:00Z">
                  <w:rPr>
                    <w:highlight w:val="yellow"/>
                  </w:rPr>
                </w:rPrChange>
              </w:rPr>
              <w:instrText xml:space="preserve"> HYPERLINK "https://cutt.ly/UXQSdqd" </w:instrText>
            </w:r>
            <w:r w:rsidRPr="00C15A00">
              <w:rPr>
                <w:rPrChange w:id="389" w:author="USER" w:date="2022-09-06T15:02:00Z">
                  <w:rPr>
                    <w:rStyle w:val="Hipervnculo"/>
                    <w:highlight w:val="yellow"/>
                  </w:rPr>
                </w:rPrChange>
              </w:rPr>
              <w:fldChar w:fldCharType="separate"/>
            </w:r>
            <w:r w:rsidR="0015137B" w:rsidRPr="00C15A00">
              <w:rPr>
                <w:rStyle w:val="Hipervnculo"/>
                <w:rPrChange w:id="390" w:author="USER" w:date="2022-09-06T15:02:00Z">
                  <w:rPr>
                    <w:rStyle w:val="Hipervnculo"/>
                    <w:highlight w:val="yellow"/>
                  </w:rPr>
                </w:rPrChange>
              </w:rPr>
              <w:t>https://cutt.ly/UXQSdqd</w:t>
            </w:r>
            <w:r w:rsidRPr="00C15A00">
              <w:rPr>
                <w:rStyle w:val="Hipervnculo"/>
                <w:rPrChange w:id="391" w:author="USER" w:date="2022-09-06T15:02:00Z">
                  <w:rPr>
                    <w:rStyle w:val="Hipervnculo"/>
                    <w:highlight w:val="yellow"/>
                  </w:rPr>
                </w:rPrChange>
              </w:rPr>
              <w:fldChar w:fldCharType="end"/>
            </w:r>
          </w:p>
          <w:p w14:paraId="54E47058" w14:textId="77777777" w:rsidR="0069142E" w:rsidRPr="00C15A00" w:rsidRDefault="0069142E" w:rsidP="00C15A00">
            <w:pPr>
              <w:widowControl w:val="0"/>
              <w:spacing w:line="240" w:lineRule="auto"/>
              <w:rPr>
                <w:rPrChange w:id="392" w:author="USER" w:date="2022-09-06T15:02:00Z">
                  <w:rPr>
                    <w:highlight w:val="yellow"/>
                  </w:rPr>
                </w:rPrChange>
              </w:rPr>
            </w:pPr>
          </w:p>
          <w:p w14:paraId="7FBB61DE" w14:textId="4CFB8E27" w:rsidR="007F784D" w:rsidRPr="00C15A00" w:rsidRDefault="007F784D" w:rsidP="00C15A00">
            <w:pPr>
              <w:snapToGrid w:val="0"/>
              <w:spacing w:after="120"/>
            </w:pPr>
            <w:r w:rsidRPr="00C15A00">
              <w:rPr>
                <w:color w:val="000000"/>
                <w:sz w:val="20"/>
                <w:szCs w:val="20"/>
                <w:shd w:val="clear" w:color="auto" w:fill="FFFFFF"/>
                <w:rPrChange w:id="393" w:author="USER" w:date="2022-09-06T15:02:00Z">
                  <w:rPr>
                    <w:color w:val="000000"/>
                    <w:sz w:val="20"/>
                    <w:szCs w:val="20"/>
                    <w:highlight w:val="yellow"/>
                    <w:shd w:val="clear" w:color="auto" w:fill="FFFFFF"/>
                  </w:rPr>
                </w:rPrChange>
              </w:rPr>
              <w:t>228130_i21</w:t>
            </w:r>
          </w:p>
        </w:tc>
      </w:tr>
      <w:tr w:rsidR="00DA78AA" w:rsidRPr="00C15A00" w14:paraId="413AF0A0" w14:textId="77777777" w:rsidTr="00550CFC">
        <w:tc>
          <w:tcPr>
            <w:tcW w:w="2010" w:type="dxa"/>
            <w:shd w:val="clear" w:color="auto" w:fill="auto"/>
            <w:tcMar>
              <w:top w:w="100" w:type="dxa"/>
              <w:left w:w="100" w:type="dxa"/>
              <w:bottom w:w="100" w:type="dxa"/>
              <w:right w:w="100" w:type="dxa"/>
            </w:tcMar>
          </w:tcPr>
          <w:p w14:paraId="57188DCE" w14:textId="77777777" w:rsidR="00DA78AA" w:rsidRPr="00C15A00" w:rsidRDefault="00DA78AA" w:rsidP="00C15A00">
            <w:pPr>
              <w:widowControl w:val="0"/>
              <w:spacing w:line="240" w:lineRule="auto"/>
              <w:rPr>
                <w:b/>
              </w:rPr>
            </w:pPr>
            <w:r w:rsidRPr="00C15A00">
              <w:rPr>
                <w:b/>
              </w:rPr>
              <w:t>Punto caliente 1</w:t>
            </w:r>
          </w:p>
        </w:tc>
        <w:tc>
          <w:tcPr>
            <w:tcW w:w="7995" w:type="dxa"/>
            <w:shd w:val="clear" w:color="auto" w:fill="auto"/>
            <w:tcMar>
              <w:top w:w="100" w:type="dxa"/>
              <w:left w:w="100" w:type="dxa"/>
              <w:bottom w:w="100" w:type="dxa"/>
              <w:right w:w="100" w:type="dxa"/>
            </w:tcMar>
          </w:tcPr>
          <w:p w14:paraId="14D23F22" w14:textId="77777777" w:rsidR="00DA78AA" w:rsidRPr="00C15A00" w:rsidRDefault="00DA78AA" w:rsidP="00C15A00">
            <w:pPr>
              <w:snapToGrid w:val="0"/>
              <w:spacing w:after="120" w:line="240" w:lineRule="auto"/>
              <w:rPr>
                <w:b/>
                <w:bCs/>
                <w:lang w:val="es-ES_tradnl"/>
              </w:rPr>
            </w:pPr>
            <w:r w:rsidRPr="00C15A00">
              <w:rPr>
                <w:b/>
                <w:bCs/>
                <w:i/>
                <w:lang w:val="es-ES_tradnl"/>
              </w:rPr>
              <w:t>Windows</w:t>
            </w:r>
            <w:r w:rsidRPr="00C15A00">
              <w:rPr>
                <w:b/>
                <w:bCs/>
                <w:lang w:val="es-ES_tradnl"/>
              </w:rPr>
              <w:t xml:space="preserve"> 3.11</w:t>
            </w:r>
          </w:p>
          <w:p w14:paraId="60CCB8DE" w14:textId="0B922CB7" w:rsidR="00DA78AA" w:rsidRPr="00C15A00" w:rsidRDefault="00DA78AA" w:rsidP="00C15A00">
            <w:pPr>
              <w:pStyle w:val="Prrafodelista"/>
              <w:numPr>
                <w:ilvl w:val="0"/>
                <w:numId w:val="7"/>
              </w:numPr>
              <w:snapToGrid w:val="0"/>
              <w:spacing w:after="120" w:line="240" w:lineRule="auto"/>
              <w:rPr>
                <w:lang w:val="es-ES_tradnl"/>
              </w:rPr>
            </w:pPr>
            <w:r w:rsidRPr="00C15A00">
              <w:rPr>
                <w:lang w:val="es-ES_tradnl"/>
              </w:rPr>
              <w:t>Es de 16 Bit</w:t>
            </w:r>
          </w:p>
          <w:p w14:paraId="28DCFB5C" w14:textId="01CA1FC8" w:rsidR="00DA78AA" w:rsidRPr="00C15A00" w:rsidRDefault="00DA78AA" w:rsidP="00C15A00">
            <w:pPr>
              <w:pStyle w:val="Prrafodelista"/>
              <w:numPr>
                <w:ilvl w:val="0"/>
                <w:numId w:val="7"/>
              </w:numPr>
              <w:snapToGrid w:val="0"/>
              <w:spacing w:after="120" w:line="240" w:lineRule="auto"/>
              <w:rPr>
                <w:lang w:val="es-ES_tradnl"/>
              </w:rPr>
            </w:pPr>
            <w:r w:rsidRPr="00C15A00">
              <w:rPr>
                <w:lang w:val="es-ES_tradnl"/>
              </w:rPr>
              <w:t xml:space="preserve">Fue diseñado y desarrollado para gestionar recursos en la </w:t>
            </w:r>
            <w:proofErr w:type="spellStart"/>
            <w:r w:rsidRPr="00C15A00">
              <w:rPr>
                <w:i/>
                <w:lang w:val="es-ES_tradnl"/>
              </w:rPr>
              <w:t>networking</w:t>
            </w:r>
            <w:proofErr w:type="spellEnd"/>
            <w:r w:rsidRPr="00C15A00">
              <w:rPr>
                <w:lang w:val="es-ES_tradnl"/>
              </w:rPr>
              <w:t xml:space="preserve"> basadas en </w:t>
            </w:r>
            <w:r w:rsidRPr="00C15A00">
              <w:rPr>
                <w:i/>
                <w:lang w:val="es-ES_tradnl"/>
              </w:rPr>
              <w:t>Windows</w:t>
            </w:r>
            <w:r w:rsidRPr="00C15A00">
              <w:rPr>
                <w:lang w:val="es-ES_tradnl"/>
              </w:rPr>
              <w:t xml:space="preserve"> </w:t>
            </w:r>
            <w:r w:rsidRPr="00C15A00">
              <w:rPr>
                <w:i/>
                <w:lang w:val="es-ES_tradnl"/>
              </w:rPr>
              <w:t>y peer to peer.</w:t>
            </w:r>
          </w:p>
          <w:p w14:paraId="6404E982" w14:textId="4231F115" w:rsidR="00DA78AA" w:rsidRPr="00C15A00" w:rsidRDefault="00DA78AA" w:rsidP="00C15A00">
            <w:pPr>
              <w:pStyle w:val="Prrafodelista"/>
              <w:numPr>
                <w:ilvl w:val="0"/>
                <w:numId w:val="7"/>
              </w:numPr>
              <w:snapToGrid w:val="0"/>
              <w:spacing w:after="120" w:line="240" w:lineRule="auto"/>
              <w:rPr>
                <w:lang w:val="es-ES_tradnl"/>
              </w:rPr>
            </w:pPr>
            <w:r w:rsidRPr="00C15A00">
              <w:rPr>
                <w:lang w:val="es-ES_tradnl"/>
              </w:rPr>
              <w:t>No fue diseñado para soportar muchos usuarios.</w:t>
            </w:r>
          </w:p>
        </w:tc>
        <w:tc>
          <w:tcPr>
            <w:tcW w:w="5580" w:type="dxa"/>
            <w:shd w:val="clear" w:color="auto" w:fill="auto"/>
            <w:tcMar>
              <w:top w:w="100" w:type="dxa"/>
              <w:left w:w="100" w:type="dxa"/>
              <w:bottom w:w="100" w:type="dxa"/>
              <w:right w:w="100" w:type="dxa"/>
            </w:tcMar>
          </w:tcPr>
          <w:p w14:paraId="0AC63E62" w14:textId="77777777" w:rsidR="00DA78AA" w:rsidRPr="00C15A00" w:rsidRDefault="00DA78AA" w:rsidP="00C15A00">
            <w:pPr>
              <w:widowControl w:val="0"/>
              <w:spacing w:line="240" w:lineRule="auto"/>
              <w:rPr>
                <w:rPrChange w:id="394" w:author="USER" w:date="2022-09-06T15:02:00Z">
                  <w:rPr>
                    <w:highlight w:val="yellow"/>
                  </w:rPr>
                </w:rPrChange>
              </w:rPr>
            </w:pPr>
            <w:r w:rsidRPr="00C15A00">
              <w:rPr>
                <w:rPrChange w:id="395" w:author="USER" w:date="2022-09-06T15:02:00Z">
                  <w:rPr>
                    <w:highlight w:val="yellow"/>
                  </w:rPr>
                </w:rPrChange>
              </w:rPr>
              <w:t>Imagen 1</w:t>
            </w:r>
          </w:p>
          <w:p w14:paraId="7253F164" w14:textId="7A658399" w:rsidR="00DA78AA" w:rsidRPr="00C15A00" w:rsidRDefault="00DA78AA" w:rsidP="00C15A00">
            <w:pPr>
              <w:widowControl w:val="0"/>
              <w:spacing w:line="240" w:lineRule="auto"/>
              <w:rPr>
                <w:rStyle w:val="Hipervnculo"/>
                <w:rPrChange w:id="396" w:author="USER" w:date="2022-09-06T15:02:00Z">
                  <w:rPr>
                    <w:rStyle w:val="Hipervnculo"/>
                    <w:highlight w:val="yellow"/>
                  </w:rPr>
                </w:rPrChange>
              </w:rPr>
            </w:pPr>
            <w:r w:rsidRPr="00C15A00">
              <w:rPr>
                <w:rPrChange w:id="397" w:author="USER" w:date="2022-09-06T15:02:00Z">
                  <w:rPr>
                    <w:color w:val="0000FF" w:themeColor="hyperlink"/>
                    <w:highlight w:val="yellow"/>
                    <w:u w:val="single"/>
                  </w:rPr>
                </w:rPrChange>
              </w:rPr>
              <w:t>Referencia</w:t>
            </w:r>
            <w:r w:rsidR="007F784D" w:rsidRPr="00C15A00">
              <w:rPr>
                <w:rPrChange w:id="398" w:author="USER" w:date="2022-09-06T15:02:00Z">
                  <w:rPr>
                    <w:highlight w:val="yellow"/>
                  </w:rPr>
                </w:rPrChange>
              </w:rPr>
              <w:fldChar w:fldCharType="begin"/>
            </w:r>
            <w:r w:rsidR="007F784D" w:rsidRPr="00C15A00">
              <w:rPr>
                <w:rPrChange w:id="399" w:author="USER" w:date="2022-09-06T15:02:00Z">
                  <w:rPr>
                    <w:highlight w:val="yellow"/>
                  </w:rPr>
                </w:rPrChange>
              </w:rPr>
              <w:instrText xml:space="preserve"> HYPERLINK "https://i.blogs.es/fefdad/linux-windows-3-11/1366_2000.jpg" </w:instrText>
            </w:r>
            <w:r w:rsidR="007F784D" w:rsidRPr="00C15A00">
              <w:rPr>
                <w:rPrChange w:id="400" w:author="USER" w:date="2022-09-06T15:02:00Z">
                  <w:rPr>
                    <w:highlight w:val="yellow"/>
                  </w:rPr>
                </w:rPrChange>
              </w:rPr>
              <w:fldChar w:fldCharType="separate"/>
            </w:r>
            <w:r w:rsidRPr="00C15A00">
              <w:rPr>
                <w:rStyle w:val="Hipervnculo"/>
                <w:rPrChange w:id="401" w:author="USER" w:date="2022-09-06T15:02:00Z">
                  <w:rPr>
                    <w:rStyle w:val="Hipervnculo"/>
                    <w:highlight w:val="yellow"/>
                  </w:rPr>
                </w:rPrChange>
              </w:rPr>
              <w:t xml:space="preserve"> https://i.blogs.es/fefdad/linux-windows-3-11/1366_2000.jpg</w:t>
            </w:r>
            <w:r w:rsidR="007F784D" w:rsidRPr="00C15A00">
              <w:rPr>
                <w:rStyle w:val="Hipervnculo"/>
                <w:rPrChange w:id="402" w:author="USER" w:date="2022-09-06T15:02:00Z">
                  <w:rPr>
                    <w:rStyle w:val="Hipervnculo"/>
                    <w:highlight w:val="yellow"/>
                  </w:rPr>
                </w:rPrChange>
              </w:rPr>
              <w:t xml:space="preserve"> </w:t>
            </w:r>
            <w:r w:rsidRPr="00C15A00">
              <w:rPr>
                <w:rStyle w:val="Hipervnculo"/>
                <w:rPrChange w:id="403" w:author="USER" w:date="2022-09-06T15:02:00Z">
                  <w:rPr>
                    <w:rStyle w:val="Hipervnculo"/>
                    <w:highlight w:val="yellow"/>
                  </w:rPr>
                </w:rPrChange>
              </w:rPr>
              <w:t xml:space="preserve"> </w:t>
            </w:r>
          </w:p>
          <w:p w14:paraId="2B7EF99E" w14:textId="23767773" w:rsidR="00DA78AA" w:rsidRPr="00C15A00" w:rsidRDefault="007F784D" w:rsidP="00C15A00">
            <w:pPr>
              <w:widowControl w:val="0"/>
              <w:spacing w:line="240" w:lineRule="auto"/>
              <w:rPr>
                <w:rPrChange w:id="404" w:author="USER" w:date="2022-09-06T15:02:00Z">
                  <w:rPr>
                    <w:highlight w:val="yellow"/>
                  </w:rPr>
                </w:rPrChange>
              </w:rPr>
            </w:pPr>
            <w:r w:rsidRPr="00C15A00">
              <w:rPr>
                <w:rPrChange w:id="405" w:author="USER" w:date="2022-09-06T15:02:00Z">
                  <w:rPr>
                    <w:highlight w:val="yellow"/>
                  </w:rPr>
                </w:rPrChange>
              </w:rPr>
              <w:fldChar w:fldCharType="end"/>
            </w:r>
            <w:r w:rsidR="00DA78AA" w:rsidRPr="00C15A00">
              <w:rPr>
                <w:sz w:val="20"/>
                <w:szCs w:val="20"/>
                <w:shd w:val="clear" w:color="auto" w:fill="FFFFFF"/>
                <w:rPrChange w:id="406" w:author="USER" w:date="2022-09-06T15:02:00Z">
                  <w:rPr>
                    <w:sz w:val="20"/>
                    <w:szCs w:val="20"/>
                    <w:highlight w:val="yellow"/>
                    <w:shd w:val="clear" w:color="auto" w:fill="FFFFFF"/>
                  </w:rPr>
                </w:rPrChange>
              </w:rPr>
              <w:t>228130_i</w:t>
            </w:r>
            <w:r w:rsidRPr="00C15A00">
              <w:rPr>
                <w:sz w:val="20"/>
                <w:szCs w:val="20"/>
                <w:shd w:val="clear" w:color="auto" w:fill="FFFFFF"/>
                <w:rPrChange w:id="407" w:author="USER" w:date="2022-09-06T15:02:00Z">
                  <w:rPr>
                    <w:sz w:val="20"/>
                    <w:szCs w:val="20"/>
                    <w:highlight w:val="yellow"/>
                    <w:shd w:val="clear" w:color="auto" w:fill="FFFFFF"/>
                  </w:rPr>
                </w:rPrChange>
              </w:rPr>
              <w:t>22</w:t>
            </w:r>
          </w:p>
        </w:tc>
      </w:tr>
      <w:tr w:rsidR="00C54304" w:rsidRPr="00C15A00" w14:paraId="68C5E840" w14:textId="77777777" w:rsidTr="00550CFC">
        <w:tc>
          <w:tcPr>
            <w:tcW w:w="2010" w:type="dxa"/>
            <w:shd w:val="clear" w:color="auto" w:fill="auto"/>
            <w:tcMar>
              <w:top w:w="100" w:type="dxa"/>
              <w:left w:w="100" w:type="dxa"/>
              <w:bottom w:w="100" w:type="dxa"/>
              <w:right w:w="100" w:type="dxa"/>
            </w:tcMar>
          </w:tcPr>
          <w:p w14:paraId="3E345A29" w14:textId="480059B2" w:rsidR="00C54304" w:rsidRPr="00C15A00" w:rsidRDefault="00C54304" w:rsidP="00C15A00">
            <w:pPr>
              <w:widowControl w:val="0"/>
              <w:spacing w:line="240" w:lineRule="auto"/>
              <w:rPr>
                <w:b/>
              </w:rPr>
            </w:pPr>
            <w:r w:rsidRPr="00C15A00">
              <w:rPr>
                <w:b/>
              </w:rPr>
              <w:t>Punto caliente 2</w:t>
            </w:r>
          </w:p>
        </w:tc>
        <w:tc>
          <w:tcPr>
            <w:tcW w:w="7995" w:type="dxa"/>
            <w:shd w:val="clear" w:color="auto" w:fill="auto"/>
            <w:tcMar>
              <w:top w:w="100" w:type="dxa"/>
              <w:left w:w="100" w:type="dxa"/>
              <w:bottom w:w="100" w:type="dxa"/>
              <w:right w:w="100" w:type="dxa"/>
            </w:tcMar>
          </w:tcPr>
          <w:p w14:paraId="507DD68F" w14:textId="77777777" w:rsidR="00C54304" w:rsidRPr="00C15A00" w:rsidRDefault="00C54304" w:rsidP="00C15A00">
            <w:pPr>
              <w:snapToGrid w:val="0"/>
              <w:spacing w:after="120" w:line="240" w:lineRule="auto"/>
              <w:rPr>
                <w:b/>
                <w:bCs/>
                <w:lang w:val="es-ES_tradnl"/>
              </w:rPr>
            </w:pPr>
            <w:r w:rsidRPr="00C15A00">
              <w:rPr>
                <w:b/>
                <w:bCs/>
                <w:lang w:val="es-ES_tradnl"/>
              </w:rPr>
              <w:t>Windows NT</w:t>
            </w:r>
          </w:p>
          <w:p w14:paraId="069D1514" w14:textId="77777777" w:rsidR="00C54304" w:rsidRPr="00C15A00" w:rsidRDefault="00C54304" w:rsidP="00C15A00">
            <w:pPr>
              <w:pStyle w:val="Prrafodelista"/>
              <w:numPr>
                <w:ilvl w:val="0"/>
                <w:numId w:val="8"/>
              </w:numPr>
              <w:snapToGrid w:val="0"/>
              <w:spacing w:after="120" w:line="240" w:lineRule="auto"/>
              <w:rPr>
                <w:lang w:val="es-ES_tradnl"/>
              </w:rPr>
            </w:pPr>
            <w:r w:rsidRPr="00C15A00">
              <w:rPr>
                <w:lang w:val="es-ES_tradnl"/>
              </w:rPr>
              <w:t>Es un sistema operativo que provee máxima confiabilidad, rendimiento y seguridad.</w:t>
            </w:r>
          </w:p>
          <w:p w14:paraId="7E3988C1" w14:textId="77777777" w:rsidR="00C54304" w:rsidRPr="00C15A00" w:rsidRDefault="00C54304" w:rsidP="00C15A00">
            <w:pPr>
              <w:pStyle w:val="Prrafodelista"/>
              <w:numPr>
                <w:ilvl w:val="0"/>
                <w:numId w:val="8"/>
              </w:numPr>
              <w:snapToGrid w:val="0"/>
              <w:spacing w:after="120" w:line="240" w:lineRule="auto"/>
              <w:rPr>
                <w:b/>
                <w:bCs/>
                <w:i/>
                <w:lang w:val="es-ES_tradnl"/>
              </w:rPr>
            </w:pPr>
            <w:r w:rsidRPr="00C15A00">
              <w:rPr>
                <w:lang w:val="es-ES_tradnl"/>
              </w:rPr>
              <w:t xml:space="preserve">Tiene mayores requerimientos de </w:t>
            </w:r>
            <w:r w:rsidRPr="00C15A00">
              <w:rPr>
                <w:i/>
                <w:iCs/>
                <w:lang w:val="es-ES_tradnl"/>
              </w:rPr>
              <w:t>hardware</w:t>
            </w:r>
            <w:r w:rsidRPr="00C15A00">
              <w:rPr>
                <w:lang w:val="es-ES_tradnl"/>
              </w:rPr>
              <w:t xml:space="preserve"> frente a </w:t>
            </w:r>
            <w:r w:rsidRPr="00C15A00">
              <w:rPr>
                <w:i/>
                <w:lang w:val="es-ES_tradnl"/>
              </w:rPr>
              <w:t>Windows</w:t>
            </w:r>
            <w:r w:rsidRPr="00C15A00">
              <w:rPr>
                <w:lang w:val="es-ES_tradnl"/>
              </w:rPr>
              <w:t xml:space="preserve"> 95. </w:t>
            </w:r>
          </w:p>
          <w:p w14:paraId="79739F1F" w14:textId="4A0A0A4A" w:rsidR="00C54304" w:rsidRPr="00C15A00" w:rsidRDefault="00C54304" w:rsidP="00C15A00">
            <w:pPr>
              <w:pStyle w:val="Prrafodelista"/>
              <w:numPr>
                <w:ilvl w:val="0"/>
                <w:numId w:val="8"/>
              </w:numPr>
              <w:snapToGrid w:val="0"/>
              <w:spacing w:after="120" w:line="240" w:lineRule="auto"/>
              <w:rPr>
                <w:b/>
                <w:bCs/>
                <w:i/>
                <w:lang w:val="es-ES_tradnl"/>
              </w:rPr>
            </w:pPr>
            <w:r w:rsidRPr="00C15A00">
              <w:rPr>
                <w:lang w:val="es-ES_tradnl"/>
              </w:rPr>
              <w:t xml:space="preserve">Su interfaz gráfica es amigable similar a la de </w:t>
            </w:r>
            <w:r w:rsidRPr="00C15A00">
              <w:rPr>
                <w:i/>
                <w:lang w:val="es-ES_tradnl"/>
              </w:rPr>
              <w:t>Windows</w:t>
            </w:r>
            <w:r w:rsidRPr="00C15A00">
              <w:rPr>
                <w:lang w:val="es-ES_tradnl"/>
              </w:rPr>
              <w:t xml:space="preserve"> 95.</w:t>
            </w:r>
          </w:p>
        </w:tc>
        <w:tc>
          <w:tcPr>
            <w:tcW w:w="5580" w:type="dxa"/>
            <w:shd w:val="clear" w:color="auto" w:fill="auto"/>
            <w:tcMar>
              <w:top w:w="100" w:type="dxa"/>
              <w:left w:w="100" w:type="dxa"/>
              <w:bottom w:w="100" w:type="dxa"/>
              <w:right w:w="100" w:type="dxa"/>
            </w:tcMar>
          </w:tcPr>
          <w:p w14:paraId="021211EA" w14:textId="77777777" w:rsidR="00C54304" w:rsidRPr="00C15A00" w:rsidRDefault="00C54304" w:rsidP="00C15A00">
            <w:pPr>
              <w:widowControl w:val="0"/>
              <w:spacing w:line="240" w:lineRule="auto"/>
              <w:rPr>
                <w:rPrChange w:id="408" w:author="USER" w:date="2022-09-06T15:02:00Z">
                  <w:rPr>
                    <w:highlight w:val="yellow"/>
                  </w:rPr>
                </w:rPrChange>
              </w:rPr>
            </w:pPr>
            <w:r w:rsidRPr="00C15A00">
              <w:rPr>
                <w:rPrChange w:id="409" w:author="USER" w:date="2022-09-06T15:02:00Z">
                  <w:rPr>
                    <w:highlight w:val="yellow"/>
                  </w:rPr>
                </w:rPrChange>
              </w:rPr>
              <w:t>Imagen 2</w:t>
            </w:r>
          </w:p>
          <w:p w14:paraId="0A45EDE4" w14:textId="03D3E128" w:rsidR="00C54304" w:rsidRPr="00C15A00" w:rsidRDefault="00C54304" w:rsidP="00C15A00">
            <w:pPr>
              <w:widowControl w:val="0"/>
              <w:spacing w:line="240" w:lineRule="auto"/>
              <w:rPr>
                <w:rPrChange w:id="410" w:author="USER" w:date="2022-09-06T15:02:00Z">
                  <w:rPr>
                    <w:highlight w:val="yellow"/>
                  </w:rPr>
                </w:rPrChange>
              </w:rPr>
            </w:pPr>
            <w:r w:rsidRPr="00C15A00">
              <w:rPr>
                <w:rPrChange w:id="411" w:author="USER" w:date="2022-09-06T15:02:00Z">
                  <w:rPr>
                    <w:highlight w:val="yellow"/>
                  </w:rPr>
                </w:rPrChange>
              </w:rPr>
              <w:t xml:space="preserve">Referencia </w:t>
            </w:r>
            <w:r w:rsidRPr="00C15A00">
              <w:fldChar w:fldCharType="begin"/>
            </w:r>
            <w:r w:rsidRPr="00C15A00">
              <w:instrText xml:space="preserve"> HYPERLINK "https://cutt.ly/2XQSMR4" </w:instrText>
            </w:r>
            <w:r w:rsidRPr="00C15A00">
              <w:fldChar w:fldCharType="separate"/>
            </w:r>
            <w:r w:rsidR="007F784D" w:rsidRPr="00C15A00">
              <w:rPr>
                <w:rStyle w:val="Hipervnculo"/>
                <w:rPrChange w:id="412" w:author="USER" w:date="2022-09-06T15:02:00Z">
                  <w:rPr>
                    <w:rStyle w:val="Hipervnculo"/>
                    <w:highlight w:val="yellow"/>
                  </w:rPr>
                </w:rPrChange>
              </w:rPr>
              <w:t>https://cutt.ly/2XQSMR4</w:t>
            </w:r>
            <w:r w:rsidRPr="00C15A00">
              <w:rPr>
                <w:rStyle w:val="Hipervnculo"/>
                <w:rPrChange w:id="413" w:author="USER" w:date="2022-09-06T15:02:00Z">
                  <w:rPr>
                    <w:rStyle w:val="Hipervnculo"/>
                    <w:highlight w:val="yellow"/>
                  </w:rPr>
                </w:rPrChange>
              </w:rPr>
              <w:fldChar w:fldCharType="end"/>
            </w:r>
          </w:p>
          <w:p w14:paraId="63AC6C5C" w14:textId="6A556789" w:rsidR="00C54304" w:rsidRPr="00C15A00" w:rsidRDefault="00C54304" w:rsidP="00C15A00">
            <w:pPr>
              <w:widowControl w:val="0"/>
              <w:spacing w:line="240" w:lineRule="auto"/>
              <w:rPr>
                <w:rPrChange w:id="414" w:author="USER" w:date="2022-09-06T15:02:00Z">
                  <w:rPr>
                    <w:highlight w:val="yellow"/>
                  </w:rPr>
                </w:rPrChange>
              </w:rPr>
            </w:pPr>
            <w:r w:rsidRPr="00C15A00">
              <w:rPr>
                <w:sz w:val="20"/>
                <w:szCs w:val="20"/>
                <w:shd w:val="clear" w:color="auto" w:fill="FFFFFF"/>
                <w:rPrChange w:id="415" w:author="USER" w:date="2022-09-06T15:02:00Z">
                  <w:rPr>
                    <w:sz w:val="20"/>
                    <w:szCs w:val="20"/>
                    <w:highlight w:val="yellow"/>
                    <w:shd w:val="clear" w:color="auto" w:fill="FFFFFF"/>
                  </w:rPr>
                </w:rPrChange>
              </w:rPr>
              <w:t>228130_i</w:t>
            </w:r>
            <w:r w:rsidR="007F784D" w:rsidRPr="00C15A00">
              <w:rPr>
                <w:sz w:val="20"/>
                <w:szCs w:val="20"/>
                <w:shd w:val="clear" w:color="auto" w:fill="FFFFFF"/>
                <w:rPrChange w:id="416" w:author="USER" w:date="2022-09-06T15:02:00Z">
                  <w:rPr>
                    <w:sz w:val="20"/>
                    <w:szCs w:val="20"/>
                    <w:highlight w:val="yellow"/>
                    <w:shd w:val="clear" w:color="auto" w:fill="FFFFFF"/>
                  </w:rPr>
                </w:rPrChange>
              </w:rPr>
              <w:t>23</w:t>
            </w:r>
          </w:p>
        </w:tc>
      </w:tr>
      <w:tr w:rsidR="00C54304" w:rsidRPr="00C15A00" w14:paraId="77B6614D" w14:textId="77777777" w:rsidTr="00550CFC">
        <w:tc>
          <w:tcPr>
            <w:tcW w:w="2010" w:type="dxa"/>
            <w:shd w:val="clear" w:color="auto" w:fill="auto"/>
            <w:tcMar>
              <w:top w:w="100" w:type="dxa"/>
              <w:left w:w="100" w:type="dxa"/>
              <w:bottom w:w="100" w:type="dxa"/>
              <w:right w:w="100" w:type="dxa"/>
            </w:tcMar>
          </w:tcPr>
          <w:p w14:paraId="0D2DF5E2" w14:textId="3AE44D2A" w:rsidR="00C54304" w:rsidRPr="00C15A00" w:rsidRDefault="00C54304" w:rsidP="00C15A00">
            <w:pPr>
              <w:widowControl w:val="0"/>
              <w:spacing w:line="240" w:lineRule="auto"/>
              <w:rPr>
                <w:b/>
              </w:rPr>
            </w:pPr>
            <w:r w:rsidRPr="00C15A00">
              <w:rPr>
                <w:b/>
              </w:rPr>
              <w:t>Punto caliente 3</w:t>
            </w:r>
          </w:p>
        </w:tc>
        <w:tc>
          <w:tcPr>
            <w:tcW w:w="7995" w:type="dxa"/>
            <w:shd w:val="clear" w:color="auto" w:fill="auto"/>
            <w:tcMar>
              <w:top w:w="100" w:type="dxa"/>
              <w:left w:w="100" w:type="dxa"/>
              <w:bottom w:w="100" w:type="dxa"/>
              <w:right w:w="100" w:type="dxa"/>
            </w:tcMar>
          </w:tcPr>
          <w:p w14:paraId="373E84B7" w14:textId="5F97EF21" w:rsidR="00C54304" w:rsidRPr="00C15A00" w:rsidRDefault="007F784D" w:rsidP="00C15A00">
            <w:pPr>
              <w:snapToGrid w:val="0"/>
              <w:spacing w:after="120"/>
              <w:rPr>
                <w:lang w:val="es-ES_tradnl"/>
                <w:rPrChange w:id="417" w:author="USER" w:date="2022-09-06T15:02:00Z">
                  <w:rPr>
                    <w:highlight w:val="yellow"/>
                    <w:lang w:val="es-ES_tradnl"/>
                  </w:rPr>
                </w:rPrChange>
              </w:rPr>
            </w:pPr>
            <w:r w:rsidRPr="00C15A00">
              <w:rPr>
                <w:rPrChange w:id="418" w:author="USER" w:date="2022-09-06T15:02:00Z">
                  <w:rPr>
                    <w:highlight w:val="yellow"/>
                  </w:rPr>
                </w:rPrChange>
              </w:rPr>
              <w:t xml:space="preserve">Desarrollado en el lenguaje C, </w:t>
            </w:r>
            <w:r w:rsidR="00A66294" w:rsidRPr="00C15A00">
              <w:rPr>
                <w:rPrChange w:id="419" w:author="USER" w:date="2022-09-06T15:02:00Z">
                  <w:rPr>
                    <w:highlight w:val="yellow"/>
                  </w:rPr>
                </w:rPrChange>
              </w:rPr>
              <w:t>está</w:t>
            </w:r>
            <w:r w:rsidRPr="00C15A00">
              <w:rPr>
                <w:rPrChange w:id="420" w:author="USER" w:date="2022-09-06T15:02:00Z">
                  <w:rPr>
                    <w:highlight w:val="yellow"/>
                  </w:rPr>
                </w:rPrChange>
              </w:rPr>
              <w:t xml:space="preserve"> disponible en varias versiones, entre ellas</w:t>
            </w:r>
            <w:r w:rsidR="00A66294" w:rsidRPr="00C15A00">
              <w:rPr>
                <w:rPrChange w:id="421" w:author="USER" w:date="2022-09-06T15:02:00Z">
                  <w:rPr>
                    <w:highlight w:val="yellow"/>
                  </w:rPr>
                </w:rPrChange>
              </w:rPr>
              <w:t>,</w:t>
            </w:r>
            <w:r w:rsidRPr="00C15A00">
              <w:rPr>
                <w:rPrChange w:id="422" w:author="USER" w:date="2022-09-06T15:02:00Z">
                  <w:rPr>
                    <w:highlight w:val="yellow"/>
                  </w:rPr>
                </w:rPrChange>
              </w:rPr>
              <w:t xml:space="preserve"> una adaptada por IBM para el uso en estaciones de trabajo, UNIX permite múltiples tareas y múltiples usuarios, su sistema de archivo admite la organización fácil a los archivos y permite la protección de </w:t>
            </w:r>
            <w:r w:rsidR="00A66294" w:rsidRPr="00C15A00">
              <w:rPr>
                <w:rPrChange w:id="423" w:author="USER" w:date="2022-09-06T15:02:00Z">
                  <w:rPr>
                    <w:highlight w:val="yellow"/>
                  </w:rPr>
                </w:rPrChange>
              </w:rPr>
              <w:t>los mismos</w:t>
            </w:r>
            <w:r w:rsidRPr="00C15A00">
              <w:rPr>
                <w:rPrChange w:id="424" w:author="USER" w:date="2022-09-06T15:02:00Z">
                  <w:rPr>
                    <w:highlight w:val="yellow"/>
                  </w:rPr>
                </w:rPrChange>
              </w:rPr>
              <w:t xml:space="preserve">, para el año 71 Ritchie y </w:t>
            </w:r>
            <w:proofErr w:type="spellStart"/>
            <w:r w:rsidRPr="00C15A00">
              <w:rPr>
                <w:rPrChange w:id="425" w:author="USER" w:date="2022-09-06T15:02:00Z">
                  <w:rPr>
                    <w:highlight w:val="yellow"/>
                  </w:rPr>
                </w:rPrChange>
              </w:rPr>
              <w:t>kernigham</w:t>
            </w:r>
            <w:proofErr w:type="spellEnd"/>
            <w:r w:rsidRPr="00C15A00">
              <w:rPr>
                <w:rPrChange w:id="426" w:author="USER" w:date="2022-09-06T15:02:00Z">
                  <w:rPr>
                    <w:highlight w:val="yellow"/>
                  </w:rPr>
                </w:rPrChange>
              </w:rPr>
              <w:t xml:space="preserve"> desarrollan el lenguaje C en un PDP-11, luego en 1973, Ritchie y Thompson desarrollan un sistema multiusuario, UNIX había nacido. (Lezcano, 2018)</w:t>
            </w:r>
          </w:p>
        </w:tc>
        <w:tc>
          <w:tcPr>
            <w:tcW w:w="5580" w:type="dxa"/>
            <w:shd w:val="clear" w:color="auto" w:fill="auto"/>
            <w:tcMar>
              <w:top w:w="100" w:type="dxa"/>
              <w:left w:w="100" w:type="dxa"/>
              <w:bottom w:w="100" w:type="dxa"/>
              <w:right w:w="100" w:type="dxa"/>
            </w:tcMar>
          </w:tcPr>
          <w:p w14:paraId="5030A873" w14:textId="77777777" w:rsidR="00C54304" w:rsidRPr="00C15A00" w:rsidRDefault="007F784D" w:rsidP="00C15A00">
            <w:pPr>
              <w:widowControl w:val="0"/>
              <w:spacing w:line="240" w:lineRule="auto"/>
              <w:rPr>
                <w:rPrChange w:id="427" w:author="USER" w:date="2022-09-06T15:02:00Z">
                  <w:rPr>
                    <w:highlight w:val="yellow"/>
                  </w:rPr>
                </w:rPrChange>
              </w:rPr>
            </w:pPr>
            <w:r w:rsidRPr="00C15A00">
              <w:rPr>
                <w:rPrChange w:id="428" w:author="USER" w:date="2022-09-06T15:02:00Z">
                  <w:rPr>
                    <w:highlight w:val="yellow"/>
                  </w:rPr>
                </w:rPrChange>
              </w:rPr>
              <w:t xml:space="preserve">Imagen 3 </w:t>
            </w:r>
          </w:p>
          <w:p w14:paraId="4362FB60" w14:textId="77777777" w:rsidR="007F784D" w:rsidRPr="00C15A00" w:rsidRDefault="007F784D" w:rsidP="00C15A00">
            <w:pPr>
              <w:widowControl w:val="0"/>
              <w:spacing w:line="240" w:lineRule="auto"/>
              <w:rPr>
                <w:rPrChange w:id="429" w:author="USER" w:date="2022-09-06T15:02:00Z">
                  <w:rPr>
                    <w:highlight w:val="yellow"/>
                  </w:rPr>
                </w:rPrChange>
              </w:rPr>
            </w:pPr>
            <w:r w:rsidRPr="00C15A00">
              <w:rPr>
                <w:rPrChange w:id="430" w:author="USER" w:date="2022-09-06T15:02:00Z">
                  <w:rPr>
                    <w:highlight w:val="yellow"/>
                  </w:rPr>
                </w:rPrChange>
              </w:rPr>
              <w:t xml:space="preserve">Referencia </w:t>
            </w:r>
            <w:r w:rsidRPr="00C15A00">
              <w:fldChar w:fldCharType="begin"/>
            </w:r>
            <w:r w:rsidRPr="00C15A00">
              <w:instrText xml:space="preserve"> HYPERLINK "https://www.profesionalreview.com/wp-content/uploads/2016/11/Que-es-unix-01.jpg" </w:instrText>
            </w:r>
            <w:r w:rsidRPr="00C15A00">
              <w:fldChar w:fldCharType="separate"/>
            </w:r>
            <w:r w:rsidRPr="00C15A00">
              <w:rPr>
                <w:rStyle w:val="Hipervnculo"/>
                <w:rPrChange w:id="431" w:author="USER" w:date="2022-09-06T15:02:00Z">
                  <w:rPr>
                    <w:rStyle w:val="Hipervnculo"/>
                    <w:highlight w:val="yellow"/>
                  </w:rPr>
                </w:rPrChange>
              </w:rPr>
              <w:t>https://www.profesionalreview.com/wp-content/uploads/2016/11/Que-es-unix-01.jpg</w:t>
            </w:r>
            <w:r w:rsidRPr="00C15A00">
              <w:rPr>
                <w:rStyle w:val="Hipervnculo"/>
                <w:rPrChange w:id="432" w:author="USER" w:date="2022-09-06T15:02:00Z">
                  <w:rPr>
                    <w:rStyle w:val="Hipervnculo"/>
                    <w:highlight w:val="yellow"/>
                  </w:rPr>
                </w:rPrChange>
              </w:rPr>
              <w:fldChar w:fldCharType="end"/>
            </w:r>
            <w:r w:rsidRPr="00C15A00">
              <w:rPr>
                <w:rPrChange w:id="433" w:author="USER" w:date="2022-09-06T15:02:00Z">
                  <w:rPr>
                    <w:highlight w:val="yellow"/>
                  </w:rPr>
                </w:rPrChange>
              </w:rPr>
              <w:t xml:space="preserve"> </w:t>
            </w:r>
          </w:p>
          <w:p w14:paraId="7476415C" w14:textId="707F7BBD" w:rsidR="007F784D" w:rsidRPr="00C15A00" w:rsidRDefault="007F784D" w:rsidP="00C15A00">
            <w:pPr>
              <w:widowControl w:val="0"/>
              <w:spacing w:line="240" w:lineRule="auto"/>
              <w:rPr>
                <w:rPrChange w:id="434" w:author="USER" w:date="2022-09-06T15:02:00Z">
                  <w:rPr>
                    <w:highlight w:val="yellow"/>
                  </w:rPr>
                </w:rPrChange>
              </w:rPr>
            </w:pPr>
            <w:r w:rsidRPr="00C15A00">
              <w:rPr>
                <w:sz w:val="20"/>
                <w:szCs w:val="20"/>
                <w:shd w:val="clear" w:color="auto" w:fill="FFFFFF"/>
                <w:rPrChange w:id="435" w:author="USER" w:date="2022-09-06T15:02:00Z">
                  <w:rPr>
                    <w:sz w:val="20"/>
                    <w:szCs w:val="20"/>
                    <w:highlight w:val="yellow"/>
                    <w:shd w:val="clear" w:color="auto" w:fill="FFFFFF"/>
                  </w:rPr>
                </w:rPrChange>
              </w:rPr>
              <w:t>228130_i24</w:t>
            </w:r>
          </w:p>
        </w:tc>
      </w:tr>
      <w:tr w:rsidR="00651923" w:rsidRPr="00C15A00" w14:paraId="4902D61E" w14:textId="77777777" w:rsidTr="00550CFC">
        <w:tc>
          <w:tcPr>
            <w:tcW w:w="2010" w:type="dxa"/>
            <w:shd w:val="clear" w:color="auto" w:fill="auto"/>
            <w:tcMar>
              <w:top w:w="100" w:type="dxa"/>
              <w:left w:w="100" w:type="dxa"/>
              <w:bottom w:w="100" w:type="dxa"/>
              <w:right w:w="100" w:type="dxa"/>
            </w:tcMar>
          </w:tcPr>
          <w:p w14:paraId="15830236" w14:textId="7EE26B2A" w:rsidR="00651923" w:rsidRPr="00C15A00" w:rsidRDefault="00651923" w:rsidP="00C15A00">
            <w:pPr>
              <w:widowControl w:val="0"/>
              <w:spacing w:line="240" w:lineRule="auto"/>
              <w:rPr>
                <w:b/>
              </w:rPr>
            </w:pPr>
            <w:r w:rsidRPr="00C15A00">
              <w:rPr>
                <w:b/>
              </w:rPr>
              <w:t>Punto caliente 4</w:t>
            </w:r>
          </w:p>
        </w:tc>
        <w:tc>
          <w:tcPr>
            <w:tcW w:w="7995" w:type="dxa"/>
            <w:shd w:val="clear" w:color="auto" w:fill="auto"/>
            <w:tcMar>
              <w:top w:w="100" w:type="dxa"/>
              <w:left w:w="100" w:type="dxa"/>
              <w:bottom w:w="100" w:type="dxa"/>
              <w:right w:w="100" w:type="dxa"/>
            </w:tcMar>
          </w:tcPr>
          <w:p w14:paraId="5DF895F3" w14:textId="6D48776F" w:rsidR="00651923" w:rsidRPr="00C15A00" w:rsidRDefault="00651923" w:rsidP="00C15A00">
            <w:pPr>
              <w:snapToGrid w:val="0"/>
              <w:spacing w:after="120"/>
              <w:rPr>
                <w:rPrChange w:id="436" w:author="USER" w:date="2022-09-06T15:02:00Z">
                  <w:rPr>
                    <w:highlight w:val="yellow"/>
                  </w:rPr>
                </w:rPrChange>
              </w:rPr>
            </w:pPr>
            <w:r w:rsidRPr="00C15A00">
              <w:rPr>
                <w:rPrChange w:id="437" w:author="USER" w:date="2022-09-06T15:02:00Z">
                  <w:rPr>
                    <w:highlight w:val="yellow"/>
                  </w:rPr>
                </w:rPrChange>
              </w:rPr>
              <w:t xml:space="preserve">Dentro de las características principales de este sistema destaca la capacidad multitarea, que hace posible la ejecución de varios programas a la vez; también el sistema multiusuario </w:t>
            </w:r>
            <w:r w:rsidR="00A66294" w:rsidRPr="00C15A00">
              <w:rPr>
                <w:rPrChange w:id="438" w:author="USER" w:date="2022-09-06T15:02:00Z">
                  <w:rPr>
                    <w:highlight w:val="yellow"/>
                  </w:rPr>
                </w:rPrChange>
              </w:rPr>
              <w:t>en el que</w:t>
            </w:r>
            <w:r w:rsidRPr="00C15A00">
              <w:rPr>
                <w:rPrChange w:id="439" w:author="USER" w:date="2022-09-06T15:02:00Z">
                  <w:rPr>
                    <w:highlight w:val="yellow"/>
                  </w:rPr>
                </w:rPrChange>
              </w:rPr>
              <w:t xml:space="preserve"> varios usuarios pueden acceder a las aplicaciones y recursos al mismo tiempo, Linux es flexible para poder conectarse a cualquier ordenador ya que internet cre</w:t>
            </w:r>
            <w:r w:rsidR="00A66294" w:rsidRPr="00C15A00">
              <w:rPr>
                <w:rPrChange w:id="440" w:author="USER" w:date="2022-09-06T15:02:00Z">
                  <w:rPr>
                    <w:highlight w:val="yellow"/>
                  </w:rPr>
                </w:rPrChange>
              </w:rPr>
              <w:t>ó</w:t>
            </w:r>
            <w:r w:rsidRPr="00C15A00">
              <w:rPr>
                <w:rPrChange w:id="441" w:author="USER" w:date="2022-09-06T15:02:00Z">
                  <w:rPr>
                    <w:highlight w:val="yellow"/>
                  </w:rPr>
                </w:rPrChange>
              </w:rPr>
              <w:t xml:space="preserve"> dentro en entornos Unix</w:t>
            </w:r>
            <w:r w:rsidR="008D4DF1" w:rsidRPr="00C15A00">
              <w:rPr>
                <w:rPrChange w:id="442" w:author="USER" w:date="2022-09-06T15:02:00Z">
                  <w:rPr>
                    <w:highlight w:val="yellow"/>
                  </w:rPr>
                </w:rPrChange>
              </w:rPr>
              <w:t xml:space="preserve"> y</w:t>
            </w:r>
            <w:r w:rsidRPr="00C15A00">
              <w:rPr>
                <w:rPrChange w:id="443" w:author="USER" w:date="2022-09-06T15:02:00Z">
                  <w:rPr>
                    <w:highlight w:val="yellow"/>
                  </w:rPr>
                </w:rPrChange>
              </w:rPr>
              <w:t xml:space="preserve"> es por eso que Linux tiene mayores capacidades para navegar.</w:t>
            </w:r>
          </w:p>
        </w:tc>
        <w:tc>
          <w:tcPr>
            <w:tcW w:w="5580" w:type="dxa"/>
            <w:shd w:val="clear" w:color="auto" w:fill="auto"/>
            <w:tcMar>
              <w:top w:w="100" w:type="dxa"/>
              <w:left w:w="100" w:type="dxa"/>
              <w:bottom w:w="100" w:type="dxa"/>
              <w:right w:w="100" w:type="dxa"/>
            </w:tcMar>
          </w:tcPr>
          <w:p w14:paraId="0F0EE437" w14:textId="77777777" w:rsidR="00651923" w:rsidRPr="00C15A00" w:rsidRDefault="00651923" w:rsidP="00C15A00">
            <w:pPr>
              <w:widowControl w:val="0"/>
              <w:spacing w:line="240" w:lineRule="auto"/>
              <w:rPr>
                <w:rPrChange w:id="444" w:author="USER" w:date="2022-09-06T15:02:00Z">
                  <w:rPr>
                    <w:highlight w:val="yellow"/>
                  </w:rPr>
                </w:rPrChange>
              </w:rPr>
            </w:pPr>
            <w:r w:rsidRPr="00C15A00">
              <w:rPr>
                <w:rPrChange w:id="445" w:author="USER" w:date="2022-09-06T15:02:00Z">
                  <w:rPr>
                    <w:highlight w:val="yellow"/>
                  </w:rPr>
                </w:rPrChange>
              </w:rPr>
              <w:t>Imagen 4</w:t>
            </w:r>
          </w:p>
          <w:p w14:paraId="060A48B5" w14:textId="42A83C95" w:rsidR="00651923" w:rsidRPr="00C15A00" w:rsidRDefault="00651923" w:rsidP="00C15A00">
            <w:pPr>
              <w:widowControl w:val="0"/>
              <w:spacing w:line="240" w:lineRule="auto"/>
              <w:rPr>
                <w:rPrChange w:id="446" w:author="USER" w:date="2022-09-06T15:02:00Z">
                  <w:rPr>
                    <w:highlight w:val="yellow"/>
                  </w:rPr>
                </w:rPrChange>
              </w:rPr>
            </w:pPr>
            <w:r w:rsidRPr="00C15A00">
              <w:rPr>
                <w:rPrChange w:id="447" w:author="USER" w:date="2022-09-06T15:02:00Z">
                  <w:rPr>
                    <w:highlight w:val="yellow"/>
                  </w:rPr>
                </w:rPrChange>
              </w:rPr>
              <w:t xml:space="preserve">Referencia </w:t>
            </w:r>
            <w:r w:rsidRPr="00C15A00">
              <w:fldChar w:fldCharType="begin"/>
            </w:r>
            <w:r w:rsidRPr="00C15A00">
              <w:instrText xml:space="preserve"> HYPERLINK "https://image.shutterstock.com/image-illustration/abstract-technology-digital-backgrounds-word-600w-630719942.jpg" </w:instrText>
            </w:r>
            <w:r w:rsidRPr="00C15A00">
              <w:fldChar w:fldCharType="separate"/>
            </w:r>
            <w:r w:rsidRPr="00C15A00">
              <w:rPr>
                <w:rStyle w:val="Hipervnculo"/>
                <w:rPrChange w:id="448" w:author="USER" w:date="2022-09-06T15:02:00Z">
                  <w:rPr>
                    <w:rStyle w:val="Hipervnculo"/>
                    <w:highlight w:val="yellow"/>
                  </w:rPr>
                </w:rPrChange>
              </w:rPr>
              <w:t>https://image.shutterstock.com/image-illustration/abstract-technology-digital-backgrounds-word-600w-630719942.jpg</w:t>
            </w:r>
            <w:r w:rsidRPr="00C15A00">
              <w:rPr>
                <w:rStyle w:val="Hipervnculo"/>
                <w:rPrChange w:id="449" w:author="USER" w:date="2022-09-06T15:02:00Z">
                  <w:rPr>
                    <w:rStyle w:val="Hipervnculo"/>
                    <w:highlight w:val="yellow"/>
                  </w:rPr>
                </w:rPrChange>
              </w:rPr>
              <w:fldChar w:fldCharType="end"/>
            </w:r>
            <w:r w:rsidRPr="00C15A00">
              <w:rPr>
                <w:rPrChange w:id="450" w:author="USER" w:date="2022-09-06T15:02:00Z">
                  <w:rPr>
                    <w:highlight w:val="yellow"/>
                  </w:rPr>
                </w:rPrChange>
              </w:rPr>
              <w:t xml:space="preserve"> </w:t>
            </w:r>
          </w:p>
          <w:p w14:paraId="249D7E4B" w14:textId="0E2569D3" w:rsidR="00651923" w:rsidRPr="00C15A00" w:rsidRDefault="00651923" w:rsidP="00C15A00">
            <w:pPr>
              <w:widowControl w:val="0"/>
              <w:spacing w:line="240" w:lineRule="auto"/>
              <w:rPr>
                <w:rPrChange w:id="451" w:author="USER" w:date="2022-09-06T15:02:00Z">
                  <w:rPr>
                    <w:highlight w:val="yellow"/>
                  </w:rPr>
                </w:rPrChange>
              </w:rPr>
            </w:pPr>
            <w:r w:rsidRPr="00C15A00">
              <w:rPr>
                <w:sz w:val="20"/>
                <w:szCs w:val="20"/>
                <w:shd w:val="clear" w:color="auto" w:fill="FFFFFF"/>
                <w:rPrChange w:id="452" w:author="USER" w:date="2022-09-06T15:02:00Z">
                  <w:rPr>
                    <w:sz w:val="20"/>
                    <w:szCs w:val="20"/>
                    <w:highlight w:val="yellow"/>
                    <w:shd w:val="clear" w:color="auto" w:fill="FFFFFF"/>
                  </w:rPr>
                </w:rPrChange>
              </w:rPr>
              <w:t>228130_i25</w:t>
            </w:r>
          </w:p>
        </w:tc>
      </w:tr>
    </w:tbl>
    <w:tbl>
      <w:tblPr>
        <w:tblStyle w:val="Tablaconcuadrcula"/>
        <w:tblW w:w="15692" w:type="dxa"/>
        <w:tblLook w:val="04A0" w:firstRow="1" w:lastRow="0" w:firstColumn="1" w:lastColumn="0" w:noHBand="0" w:noVBand="1"/>
      </w:tblPr>
      <w:tblGrid>
        <w:gridCol w:w="16026"/>
      </w:tblGrid>
      <w:tr w:rsidR="002F3217" w:rsidRPr="002D3A4B" w14:paraId="15854250" w14:textId="77777777" w:rsidTr="002F3217">
        <w:trPr>
          <w:trHeight w:val="444"/>
          <w:ins w:id="453" w:author="ELSA CRISTINA ARENAS MARTINEZ" w:date="2022-09-19T16:22:00Z"/>
        </w:trPr>
        <w:tc>
          <w:tcPr>
            <w:tcW w:w="15692" w:type="dxa"/>
            <w:shd w:val="clear" w:color="auto" w:fill="8DB3E2" w:themeFill="text2" w:themeFillTint="66"/>
          </w:tcPr>
          <w:p w14:paraId="4A6165A5" w14:textId="77777777" w:rsidR="002F3217" w:rsidRPr="002D3A4B" w:rsidRDefault="002F3217" w:rsidP="00544702">
            <w:pPr>
              <w:pStyle w:val="Ttulo1"/>
              <w:jc w:val="center"/>
              <w:outlineLvl w:val="0"/>
              <w:rPr>
                <w:ins w:id="454" w:author="ELSA CRISTINA ARENAS MARTINEZ" w:date="2022-09-19T16:22:00Z"/>
                <w:sz w:val="32"/>
                <w:szCs w:val="32"/>
                <w:highlight w:val="yellow"/>
                <w:rPrChange w:id="455" w:author="ELSA CRISTINA ARENAS MARTINEZ" w:date="2022-09-19T16:58:00Z">
                  <w:rPr>
                    <w:ins w:id="456" w:author="ELSA CRISTINA ARENAS MARTINEZ" w:date="2022-09-19T16:22:00Z"/>
                    <w:sz w:val="32"/>
                    <w:szCs w:val="32"/>
                  </w:rPr>
                </w:rPrChange>
              </w:rPr>
            </w:pPr>
            <w:ins w:id="457" w:author="ELSA CRISTINA ARENAS MARTINEZ" w:date="2022-09-19T16:22:00Z">
              <w:r w:rsidRPr="002D3A4B">
                <w:rPr>
                  <w:sz w:val="32"/>
                  <w:szCs w:val="32"/>
                  <w:highlight w:val="yellow"/>
                  <w:rPrChange w:id="458" w:author="ELSA CRISTINA ARENAS MARTINEZ" w:date="2022-09-19T16:58:00Z">
                    <w:rPr>
                      <w:sz w:val="32"/>
                      <w:szCs w:val="32"/>
                    </w:rPr>
                  </w:rPrChange>
                </w:rPr>
                <w:lastRenderedPageBreak/>
                <w:t>Cuadro de texto</w:t>
              </w:r>
            </w:ins>
          </w:p>
        </w:tc>
      </w:tr>
      <w:moveToRangeStart w:id="459" w:author="ELSA CRISTINA ARENAS MARTINEZ" w:date="2022-09-19T16:23:00Z" w:name="move114496997"/>
      <w:tr w:rsidR="002F3217" w14:paraId="21638F84" w14:textId="77777777" w:rsidTr="002F3217">
        <w:trPr>
          <w:ins w:id="460" w:author="ELSA CRISTINA ARENAS MARTINEZ" w:date="2022-09-19T16:22:00Z"/>
        </w:trPr>
        <w:tc>
          <w:tcPr>
            <w:tcW w:w="15692" w:type="dxa"/>
          </w:tcPr>
          <w:p w14:paraId="344DA299" w14:textId="3AAEB808" w:rsidR="002F3217" w:rsidRPr="00590F84" w:rsidRDefault="002F3217" w:rsidP="00544702">
            <w:pPr>
              <w:rPr>
                <w:ins w:id="461" w:author="ELSA CRISTINA ARENAS MARTINEZ" w:date="2022-09-19T16:22:00Z"/>
                <w:color w:val="BFBFBF" w:themeColor="background1" w:themeShade="BF"/>
              </w:rPr>
            </w:pPr>
            <w:moveTo w:id="462" w:author="ELSA CRISTINA ARENAS MARTINEZ" w:date="2022-09-19T16:23:00Z">
              <w:r w:rsidRPr="002D3A4B">
                <w:rPr>
                  <w:noProof/>
                  <w:highlight w:val="yellow"/>
                  <w:lang w:val="es-CO"/>
                  <w:rPrChange w:id="463" w:author="ELSA CRISTINA ARENAS MARTINEZ" w:date="2022-09-19T16:58:00Z">
                    <w:rPr>
                      <w:noProof/>
                      <w:lang w:val="es-CO"/>
                    </w:rPr>
                  </w:rPrChange>
                </w:rPr>
                <mc:AlternateContent>
                  <mc:Choice Requires="wps">
                    <w:drawing>
                      <wp:inline distT="0" distB="0" distL="0" distR="0" wp14:anchorId="5BD6D8C1" wp14:editId="5C4659C0">
                        <wp:extent cx="9877425" cy="366395"/>
                        <wp:effectExtent l="76200" t="57150" r="85725" b="96520"/>
                        <wp:docPr id="37" name="Cuadro de texto 37"/>
                        <wp:cNvGraphicFramePr/>
                        <a:graphic xmlns:a="http://schemas.openxmlformats.org/drawingml/2006/main">
                          <a:graphicData uri="http://schemas.microsoft.com/office/word/2010/wordprocessingShape">
                            <wps:wsp>
                              <wps:cNvSpPr txBox="1"/>
                              <wps:spPr>
                                <a:xfrm>
                                  <a:off x="0" y="0"/>
                                  <a:ext cx="9877425" cy="366395"/>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4B058299" w14:textId="77777777" w:rsidR="002F3217" w:rsidRPr="006C649F" w:rsidRDefault="002F3217" w:rsidP="002F3217">
                                    <w:pPr>
                                      <w:snapToGrid w:val="0"/>
                                      <w:spacing w:after="120" w:line="240" w:lineRule="auto"/>
                                      <w:jc w:val="center"/>
                                      <w:rPr>
                                        <w:lang w:val="es-ES_tradnl"/>
                                      </w:rPr>
                                    </w:pPr>
                                    <w:r>
                                      <w:rPr>
                                        <w:lang w:val="es-ES_tradnl"/>
                                      </w:rPr>
                                      <w:t xml:space="preserve">Puede </w:t>
                                    </w:r>
                                    <w:r w:rsidRPr="006343E8">
                                      <w:rPr>
                                        <w:lang w:val="es-ES_tradnl"/>
                                      </w:rPr>
                                      <w:t>decir</w:t>
                                    </w:r>
                                    <w:r>
                                      <w:rPr>
                                        <w:lang w:val="es-ES_tradnl"/>
                                      </w:rPr>
                                      <w:t>se</w:t>
                                    </w:r>
                                    <w:r w:rsidRPr="006343E8">
                                      <w:rPr>
                                        <w:lang w:val="es-ES_tradnl"/>
                                      </w:rPr>
                                      <w:t xml:space="preserve"> que tant</w:t>
                                    </w:r>
                                    <w:r>
                                      <w:rPr>
                                        <w:lang w:val="es-ES_tradnl"/>
                                      </w:rPr>
                                      <w:t xml:space="preserve">o </w:t>
                                    </w:r>
                                    <w:r w:rsidRPr="006343E8">
                                      <w:rPr>
                                        <w:lang w:val="es-ES_tradnl"/>
                                      </w:rPr>
                                      <w:t>Unix</w:t>
                                    </w:r>
                                    <w:r>
                                      <w:rPr>
                                        <w:lang w:val="es-ES_tradnl"/>
                                      </w:rPr>
                                      <w:t>,</w:t>
                                    </w:r>
                                    <w:r w:rsidRPr="006343E8">
                                      <w:rPr>
                                        <w:lang w:val="es-ES_tradnl"/>
                                      </w:rPr>
                                      <w:t xml:space="preserve"> como Linux son sistemas operativos idénticos</w:t>
                                    </w:r>
                                    <w:r>
                                      <w:rPr>
                                        <w:lang w:val="es-ES_tradnl"/>
                                      </w:rPr>
                                      <w:t xml:space="preserve"> </w:t>
                                    </w:r>
                                    <w:r w:rsidRPr="00C97BCB">
                                      <w:rPr>
                                        <w:lang w:val="es-ES_tradnl"/>
                                      </w:rPr>
                                      <w:t>(Cura,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5BD6D8C1" id="_x0000_t202" coordsize="21600,21600" o:spt="202" path="m,l,21600r21600,l21600,xe">
                        <v:stroke joinstyle="miter"/>
                        <v:path gradientshapeok="t" o:connecttype="rect"/>
                      </v:shapetype>
                      <v:shape id="Cuadro de texto 37" o:spid="_x0000_s1027" type="#_x0000_t202" style="width:777.75pt;height:2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" fillcolor="#4f81bd [3204]" strokecolor="white [3201]" strokeweight="3pt">
                        <v:shadow on="t" color="black" opacity="24903f" origin=",.5" offset="0,.55556mm"/>
                        <v:textbox style="mso-fit-shape-to-text:t">
                          <w:txbxContent>
                            <w:p w14:paraId="4B058299" w14:textId="77777777" w:rsidR="002F3217" w:rsidRPr="006C649F" w:rsidRDefault="002F3217" w:rsidP="002F3217">
                              <w:pPr>
                                <w:snapToGrid w:val="0"/>
                                <w:spacing w:after="120" w:line="240" w:lineRule="auto"/>
                                <w:jc w:val="center"/>
                                <w:rPr>
                                  <w:lang w:val="es-ES_tradnl"/>
                                </w:rPr>
                              </w:pPr>
                              <w:r>
                                <w:rPr>
                                  <w:lang w:val="es-ES_tradnl"/>
                                </w:rPr>
                                <w:t xml:space="preserve">Puede </w:t>
                              </w:r>
                              <w:r w:rsidRPr="006343E8">
                                <w:rPr>
                                  <w:lang w:val="es-ES_tradnl"/>
                                </w:rPr>
                                <w:t>decir</w:t>
                              </w:r>
                              <w:r>
                                <w:rPr>
                                  <w:lang w:val="es-ES_tradnl"/>
                                </w:rPr>
                                <w:t>se</w:t>
                              </w:r>
                              <w:r w:rsidRPr="006343E8">
                                <w:rPr>
                                  <w:lang w:val="es-ES_tradnl"/>
                                </w:rPr>
                                <w:t xml:space="preserve"> que tant</w:t>
                              </w:r>
                              <w:r>
                                <w:rPr>
                                  <w:lang w:val="es-ES_tradnl"/>
                                </w:rPr>
                                <w:t xml:space="preserve">o </w:t>
                              </w:r>
                              <w:r w:rsidRPr="006343E8">
                                <w:rPr>
                                  <w:lang w:val="es-ES_tradnl"/>
                                </w:rPr>
                                <w:t>Unix</w:t>
                              </w:r>
                              <w:r>
                                <w:rPr>
                                  <w:lang w:val="es-ES_tradnl"/>
                                </w:rPr>
                                <w:t>,</w:t>
                              </w:r>
                              <w:r w:rsidRPr="006343E8">
                                <w:rPr>
                                  <w:lang w:val="es-ES_tradnl"/>
                                </w:rPr>
                                <w:t xml:space="preserve"> como Linux son sistemas operativos idénticos</w:t>
                              </w:r>
                              <w:r>
                                <w:rPr>
                                  <w:lang w:val="es-ES_tradnl"/>
                                </w:rPr>
                                <w:t xml:space="preserve"> </w:t>
                              </w:r>
                              <w:r w:rsidRPr="00C97BCB">
                                <w:rPr>
                                  <w:lang w:val="es-ES_tradnl"/>
                                </w:rPr>
                                <w:t>(Cura, 2020).</w:t>
                              </w:r>
                            </w:p>
                          </w:txbxContent>
                        </v:textbox>
                        <w10:anchorlock/>
                      </v:shape>
                    </w:pict>
                  </mc:Fallback>
                </mc:AlternateContent>
              </w:r>
            </w:moveTo>
            <w:moveToRangeEnd w:id="459"/>
          </w:p>
        </w:tc>
      </w:tr>
    </w:tbl>
    <w:p w14:paraId="579E8D95" w14:textId="78AA5F9F" w:rsidR="002E1AE1" w:rsidRPr="00C15A00" w:rsidRDefault="002E1AE1" w:rsidP="00C15A00">
      <w:pPr>
        <w:snapToGrid w:val="0"/>
        <w:spacing w:after="120" w:line="240" w:lineRule="auto"/>
        <w:jc w:val="center"/>
        <w:rPr>
          <w:i/>
          <w:iCs/>
          <w:lang w:val="es-ES_tradnl"/>
        </w:rPr>
      </w:pPr>
    </w:p>
    <w:p w14:paraId="3B235671" w14:textId="77777777" w:rsidR="002E1AE1" w:rsidRPr="00C15A00" w:rsidRDefault="002E1AE1" w:rsidP="00C15A00">
      <w:pPr>
        <w:snapToGrid w:val="0"/>
        <w:spacing w:after="120" w:line="240" w:lineRule="auto"/>
        <w:jc w:val="center"/>
        <w:rPr>
          <w:i/>
          <w:iCs/>
          <w:lang w:val="es-ES_tradnl"/>
        </w:rPr>
      </w:pPr>
    </w:p>
    <w:p w14:paraId="5459BC94" w14:textId="77777777" w:rsidR="006B6297" w:rsidRPr="00C15A00" w:rsidRDefault="006B6297" w:rsidP="00C15A00">
      <w:pPr>
        <w:snapToGrid w:val="0"/>
        <w:spacing w:line="240" w:lineRule="auto"/>
        <w:rPr>
          <w:b/>
          <w:bCs/>
          <w:lang w:val="es-ES_tradnl"/>
        </w:rPr>
      </w:pPr>
    </w:p>
    <w:moveFromRangeStart w:id="464" w:author="ELSA CRISTINA ARENAS MARTINEZ" w:date="2022-09-19T16:23:00Z" w:name="move114496997"/>
    <w:p w14:paraId="3B39EC14" w14:textId="15CD790F" w:rsidR="00F77930" w:rsidRPr="00C15A00" w:rsidRDefault="00F77930" w:rsidP="00C15A00">
      <w:pPr>
        <w:snapToGrid w:val="0"/>
        <w:spacing w:line="240" w:lineRule="auto"/>
        <w:rPr>
          <w:b/>
          <w:bCs/>
          <w:lang w:val="es-ES_tradnl"/>
        </w:rPr>
      </w:pPr>
      <w:moveFrom w:id="465" w:author="ELSA CRISTINA ARENAS MARTINEZ" w:date="2022-09-19T16:23:00Z">
        <w:del w:id="466" w:author="ELSA CRISTINA ARENAS MARTINEZ" w:date="2022-09-19T16:23:00Z">
          <w:r w:rsidRPr="00C15A00" w:rsidDel="002F3217">
            <w:rPr>
              <w:noProof/>
              <w:lang w:val="es-CO"/>
            </w:rPr>
            <mc:AlternateContent>
              <mc:Choice Requires="wps">
                <w:drawing>
                  <wp:inline distT="0" distB="0" distL="0" distR="0" wp14:anchorId="15F66A6D" wp14:editId="2F90AC5E">
                    <wp:extent cx="9877425" cy="366395"/>
                    <wp:effectExtent l="76200" t="57150" r="85725" b="90805"/>
                    <wp:docPr id="100" name="Cuadro de texto 100"/>
                    <wp:cNvGraphicFramePr/>
                    <a:graphic xmlns:a="http://schemas.openxmlformats.org/drawingml/2006/main">
                      <a:graphicData uri="http://schemas.microsoft.com/office/word/2010/wordprocessingShape">
                        <wps:wsp>
                          <wps:cNvSpPr txBox="1"/>
                          <wps:spPr>
                            <a:xfrm>
                              <a:off x="0" y="0"/>
                              <a:ext cx="9877425" cy="366395"/>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3994C51E" w14:textId="680FF480" w:rsidR="00BD7376" w:rsidRPr="006C649F" w:rsidRDefault="00BD7376" w:rsidP="00F77930">
                                <w:pPr>
                                  <w:snapToGrid w:val="0"/>
                                  <w:spacing w:after="120" w:line="240" w:lineRule="auto"/>
                                  <w:jc w:val="center"/>
                                  <w:rPr>
                                    <w:lang w:val="es-ES_tradnl"/>
                                  </w:rPr>
                                </w:pPr>
                                <w:r>
                                  <w:rPr>
                                    <w:lang w:val="es-ES_tradnl"/>
                                  </w:rPr>
                                  <w:t xml:space="preserve">Puede </w:t>
                                </w:r>
                                <w:r w:rsidRPr="006343E8">
                                  <w:rPr>
                                    <w:lang w:val="es-ES_tradnl"/>
                                  </w:rPr>
                                  <w:t>decir</w:t>
                                </w:r>
                                <w:r>
                                  <w:rPr>
                                    <w:lang w:val="es-ES_tradnl"/>
                                  </w:rPr>
                                  <w:t>se</w:t>
                                </w:r>
                                <w:r w:rsidRPr="006343E8">
                                  <w:rPr>
                                    <w:lang w:val="es-ES_tradnl"/>
                                  </w:rPr>
                                  <w:t xml:space="preserve"> que tant</w:t>
                                </w:r>
                                <w:r>
                                  <w:rPr>
                                    <w:lang w:val="es-ES_tradnl"/>
                                  </w:rPr>
                                  <w:t xml:space="preserve">o </w:t>
                                </w:r>
                                <w:r w:rsidRPr="006343E8">
                                  <w:rPr>
                                    <w:lang w:val="es-ES_tradnl"/>
                                  </w:rPr>
                                  <w:t>Unix</w:t>
                                </w:r>
                                <w:r>
                                  <w:rPr>
                                    <w:lang w:val="es-ES_tradnl"/>
                                  </w:rPr>
                                  <w:t>,</w:t>
                                </w:r>
                                <w:r w:rsidRPr="006343E8">
                                  <w:rPr>
                                    <w:lang w:val="es-ES_tradnl"/>
                                  </w:rPr>
                                  <w:t xml:space="preserve"> como Linux son sistemas operativos idénticos</w:t>
                                </w:r>
                                <w:r>
                                  <w:rPr>
                                    <w:lang w:val="es-ES_tradnl"/>
                                  </w:rPr>
                                  <w:t xml:space="preserve"> </w:t>
                                </w:r>
                                <w:r w:rsidRPr="00C97BCB">
                                  <w:rPr>
                                    <w:lang w:val="es-ES_tradnl"/>
                                  </w:rPr>
                                  <w:t>(Cura,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15F66A6D" id="Cuadro de texto 100" o:spid="_x0000_s1028" type="#_x0000_t202" style="width:777.75pt;height:2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" fillcolor="#4f81bd [3204]" strokecolor="white [3201]" strokeweight="3pt">
                    <v:shadow on="t" color="black" opacity="24903f" origin=",.5" offset="0,.55556mm"/>
                    <v:textbox style="mso-fit-shape-to-text:t">
                      <w:txbxContent>
                        <w:p w14:paraId="3994C51E" w14:textId="680FF480" w:rsidR="00BD7376" w:rsidRPr="006C649F" w:rsidRDefault="00BD7376" w:rsidP="00F77930">
                          <w:pPr>
                            <w:snapToGrid w:val="0"/>
                            <w:spacing w:after="120" w:line="240" w:lineRule="auto"/>
                            <w:jc w:val="center"/>
                            <w:rPr>
                              <w:lang w:val="es-ES_tradnl"/>
                            </w:rPr>
                          </w:pPr>
                          <w:r>
                            <w:rPr>
                              <w:lang w:val="es-ES_tradnl"/>
                            </w:rPr>
                            <w:t xml:space="preserve">Puede </w:t>
                          </w:r>
                          <w:r w:rsidRPr="006343E8">
                            <w:rPr>
                              <w:lang w:val="es-ES_tradnl"/>
                            </w:rPr>
                            <w:t>decir</w:t>
                          </w:r>
                          <w:r>
                            <w:rPr>
                              <w:lang w:val="es-ES_tradnl"/>
                            </w:rPr>
                            <w:t>se</w:t>
                          </w:r>
                          <w:r w:rsidRPr="006343E8">
                            <w:rPr>
                              <w:lang w:val="es-ES_tradnl"/>
                            </w:rPr>
                            <w:t xml:space="preserve"> que tant</w:t>
                          </w:r>
                          <w:r>
                            <w:rPr>
                              <w:lang w:val="es-ES_tradnl"/>
                            </w:rPr>
                            <w:t xml:space="preserve">o </w:t>
                          </w:r>
                          <w:r w:rsidRPr="006343E8">
                            <w:rPr>
                              <w:lang w:val="es-ES_tradnl"/>
                            </w:rPr>
                            <w:t>Unix</w:t>
                          </w:r>
                          <w:r>
                            <w:rPr>
                              <w:lang w:val="es-ES_tradnl"/>
                            </w:rPr>
                            <w:t>,</w:t>
                          </w:r>
                          <w:r w:rsidRPr="006343E8">
                            <w:rPr>
                              <w:lang w:val="es-ES_tradnl"/>
                            </w:rPr>
                            <w:t xml:space="preserve"> como Linux son sistemas operativos idénticos</w:t>
                          </w:r>
                          <w:r>
                            <w:rPr>
                              <w:lang w:val="es-ES_tradnl"/>
                            </w:rPr>
                            <w:t xml:space="preserve"> </w:t>
                          </w:r>
                          <w:r w:rsidRPr="00C97BCB">
                            <w:rPr>
                              <w:lang w:val="es-ES_tradnl"/>
                            </w:rPr>
                            <w:t>(Cura, 2020).</w:t>
                          </w:r>
                        </w:p>
                      </w:txbxContent>
                    </v:textbox>
                    <w10:anchorlock/>
                  </v:shape>
                </w:pict>
              </mc:Fallback>
            </mc:AlternateContent>
          </w:r>
        </w:del>
      </w:moveFrom>
      <w:moveFromRangeEnd w:id="464"/>
    </w:p>
    <w:p w14:paraId="0990C740" w14:textId="040BA56E" w:rsidR="006B6297" w:rsidRPr="00C15A00" w:rsidRDefault="00DA78AA" w:rsidP="00C15A00">
      <w:pPr>
        <w:snapToGrid w:val="0"/>
        <w:spacing w:after="120" w:line="240" w:lineRule="auto"/>
        <w:rPr>
          <w:b/>
          <w:bCs/>
          <w:lang w:val="es-ES_tradnl"/>
        </w:rPr>
      </w:pPr>
      <w:r w:rsidRPr="00C15A00">
        <w:rPr>
          <w:b/>
          <w:bCs/>
          <w:sz w:val="24"/>
          <w:szCs w:val="24"/>
        </w:rPr>
        <w:t>1.1. Licenciamientos</w:t>
      </w:r>
    </w:p>
    <w:tbl>
      <w:tblPr>
        <w:tblStyle w:val="Tablaconcuadrcula"/>
        <w:tblW w:w="0" w:type="auto"/>
        <w:tblLook w:val="04A0" w:firstRow="1" w:lastRow="0" w:firstColumn="1" w:lastColumn="0" w:noHBand="0" w:noVBand="1"/>
      </w:tblPr>
      <w:tblGrid>
        <w:gridCol w:w="15690"/>
      </w:tblGrid>
      <w:tr w:rsidR="00E062D0" w:rsidRPr="00C15A00" w14:paraId="711DBB4A" w14:textId="77777777" w:rsidTr="00550CFC">
        <w:trPr>
          <w:trHeight w:val="444"/>
        </w:trPr>
        <w:tc>
          <w:tcPr>
            <w:tcW w:w="15690" w:type="dxa"/>
            <w:shd w:val="clear" w:color="auto" w:fill="8DB3E2" w:themeFill="text2" w:themeFillTint="66"/>
          </w:tcPr>
          <w:p w14:paraId="4A6DCB51" w14:textId="56638350" w:rsidR="00E062D0" w:rsidRPr="00C15A00" w:rsidRDefault="002F3217" w:rsidP="00C15A00">
            <w:pPr>
              <w:pStyle w:val="Ttulo1"/>
              <w:jc w:val="center"/>
              <w:outlineLvl w:val="0"/>
              <w:rPr>
                <w:sz w:val="22"/>
                <w:szCs w:val="22"/>
              </w:rPr>
            </w:pPr>
            <w:ins w:id="467" w:author="ELSA CRISTINA ARENAS MARTINEZ" w:date="2022-09-19T16:22:00Z">
              <w:r w:rsidRPr="00590F84">
                <w:rPr>
                  <w:sz w:val="32"/>
                  <w:szCs w:val="32"/>
                </w:rPr>
                <w:t>Cuadro de texto</w:t>
              </w:r>
            </w:ins>
            <w:del w:id="468" w:author="ELSA CRISTINA ARENAS MARTINEZ" w:date="2022-09-19T16:22:00Z">
              <w:r w:rsidR="00E062D0" w:rsidRPr="00C15A00" w:rsidDel="002F3217">
                <w:rPr>
                  <w:sz w:val="22"/>
                  <w:szCs w:val="22"/>
                </w:rPr>
                <w:delText>1.1. Licenciamientos</w:delText>
              </w:r>
            </w:del>
          </w:p>
        </w:tc>
      </w:tr>
      <w:tr w:rsidR="00E062D0" w:rsidRPr="00C15A00" w14:paraId="42D39738" w14:textId="77777777" w:rsidTr="00550CFC">
        <w:tc>
          <w:tcPr>
            <w:tcW w:w="15690" w:type="dxa"/>
          </w:tcPr>
          <w:p w14:paraId="1E4471EF" w14:textId="292E754D" w:rsidR="00E062D0" w:rsidRPr="00C15A00" w:rsidRDefault="00E062D0" w:rsidP="00C15A00">
            <w:pPr>
              <w:snapToGrid w:val="0"/>
              <w:spacing w:after="120"/>
              <w:rPr>
                <w:lang w:val="es-ES_tradnl"/>
              </w:rPr>
            </w:pPr>
            <w:r w:rsidRPr="00C15A00">
              <w:rPr>
                <w:lang w:val="es-ES_tradnl"/>
              </w:rPr>
              <w:t xml:space="preserve">Las licencias son </w:t>
            </w:r>
            <w:r w:rsidR="00EE67D1" w:rsidRPr="00C15A00">
              <w:rPr>
                <w:lang w:val="es-ES_tradnl"/>
              </w:rPr>
              <w:t xml:space="preserve">básicamente, </w:t>
            </w:r>
            <w:r w:rsidRPr="00C15A00">
              <w:rPr>
                <w:lang w:val="es-ES_tradnl"/>
              </w:rPr>
              <w:t xml:space="preserve">convenios o contratos en </w:t>
            </w:r>
            <w:r w:rsidR="008E6653" w:rsidRPr="00C15A00">
              <w:rPr>
                <w:lang w:val="es-ES_tradnl"/>
              </w:rPr>
              <w:t>donde</w:t>
            </w:r>
            <w:r w:rsidRPr="00C15A00">
              <w:rPr>
                <w:lang w:val="es-ES_tradnl"/>
              </w:rPr>
              <w:t xml:space="preserve"> el usuario acepta las condiciones y términos de la empresa desarrolladora para hacer uso del </w:t>
            </w:r>
            <w:r w:rsidRPr="00C15A00">
              <w:rPr>
                <w:i/>
                <w:lang w:val="es-ES_tradnl"/>
              </w:rPr>
              <w:t>software</w:t>
            </w:r>
            <w:r w:rsidRPr="00C15A00">
              <w:rPr>
                <w:lang w:val="es-ES_tradnl"/>
              </w:rPr>
              <w:t>,</w:t>
            </w:r>
            <w:r w:rsidR="00EE67D1" w:rsidRPr="00C15A00">
              <w:rPr>
                <w:lang w:val="es-ES_tradnl"/>
              </w:rPr>
              <w:t xml:space="preserve"> los términos serán más o menos restrictivos, </w:t>
            </w:r>
            <w:r w:rsidRPr="00C15A00">
              <w:rPr>
                <w:lang w:val="es-ES_tradnl"/>
              </w:rPr>
              <w:t>si es libre o propietario</w:t>
            </w:r>
            <w:r w:rsidR="008E6653" w:rsidRPr="00C15A00">
              <w:rPr>
                <w:lang w:val="es-ES_tradnl"/>
              </w:rPr>
              <w:t>. Por tanto,</w:t>
            </w:r>
            <w:r w:rsidRPr="00C15A00">
              <w:rPr>
                <w:lang w:val="es-ES_tradnl"/>
              </w:rPr>
              <w:t xml:space="preserve"> las licencias son permisos para poder usar algún tipo de </w:t>
            </w:r>
            <w:r w:rsidRPr="00C15A00">
              <w:rPr>
                <w:i/>
                <w:lang w:val="es-ES_tradnl"/>
              </w:rPr>
              <w:t>software</w:t>
            </w:r>
            <w:r w:rsidR="008E6653" w:rsidRPr="00C15A00">
              <w:rPr>
                <w:lang w:val="es-ES_tradnl"/>
              </w:rPr>
              <w:t xml:space="preserve"> </w:t>
            </w:r>
            <w:r w:rsidR="0049563F" w:rsidRPr="00C15A00">
              <w:rPr>
                <w:lang w:val="es-ES_tradnl"/>
              </w:rPr>
              <w:t>y pueden</w:t>
            </w:r>
            <w:r w:rsidRPr="00C15A00">
              <w:rPr>
                <w:lang w:val="es-ES_tradnl"/>
              </w:rPr>
              <w:t xml:space="preserve"> tener limitación de tiempo y variar según la ubicación geográfica donde se utiliza. </w:t>
            </w:r>
          </w:p>
        </w:tc>
      </w:tr>
    </w:tbl>
    <w:p w14:paraId="263E847D" w14:textId="665667C3" w:rsidR="00F77930" w:rsidRPr="00C15A00" w:rsidRDefault="00F77930" w:rsidP="00C15A00">
      <w:pPr>
        <w:snapToGrid w:val="0"/>
        <w:spacing w:line="240" w:lineRule="auto"/>
        <w:rPr>
          <w:b/>
          <w:bCs/>
        </w:rPr>
      </w:pPr>
    </w:p>
    <w:tbl>
      <w:tblPr>
        <w:tblStyle w:val="af4"/>
        <w:tblW w:w="1570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9836"/>
        <w:gridCol w:w="4051"/>
      </w:tblGrid>
      <w:tr w:rsidR="0066079A" w:rsidRPr="00C15A00" w14:paraId="79CD6D74" w14:textId="77777777" w:rsidTr="00550CFC">
        <w:trPr>
          <w:trHeight w:val="420"/>
        </w:trPr>
        <w:tc>
          <w:tcPr>
            <w:tcW w:w="1815" w:type="dxa"/>
            <w:shd w:val="clear" w:color="auto" w:fill="C9DAF8"/>
            <w:tcMar>
              <w:top w:w="100" w:type="dxa"/>
              <w:left w:w="100" w:type="dxa"/>
              <w:bottom w:w="100" w:type="dxa"/>
              <w:right w:w="100" w:type="dxa"/>
            </w:tcMar>
          </w:tcPr>
          <w:p w14:paraId="1CEA5B9D" w14:textId="77777777" w:rsidR="0066079A" w:rsidRPr="00C15A00" w:rsidRDefault="0066079A" w:rsidP="00C15A00">
            <w:pPr>
              <w:widowControl w:val="0"/>
              <w:spacing w:line="240" w:lineRule="auto"/>
              <w:ind w:right="24"/>
              <w:rPr>
                <w:b/>
              </w:rPr>
            </w:pPr>
            <w:r w:rsidRPr="00C15A00">
              <w:rPr>
                <w:b/>
              </w:rPr>
              <w:t>Tipo de recurso</w:t>
            </w:r>
          </w:p>
        </w:tc>
        <w:tc>
          <w:tcPr>
            <w:tcW w:w="13887" w:type="dxa"/>
            <w:gridSpan w:val="2"/>
            <w:shd w:val="clear" w:color="auto" w:fill="C9DAF8"/>
            <w:tcMar>
              <w:top w:w="100" w:type="dxa"/>
              <w:left w:w="100" w:type="dxa"/>
              <w:bottom w:w="100" w:type="dxa"/>
              <w:right w:w="100" w:type="dxa"/>
            </w:tcMar>
          </w:tcPr>
          <w:p w14:paraId="65C9624F" w14:textId="77777777" w:rsidR="0066079A" w:rsidRPr="00C15A00" w:rsidRDefault="0066079A" w:rsidP="00C15A00">
            <w:pPr>
              <w:pStyle w:val="Ttulo"/>
              <w:widowControl w:val="0"/>
              <w:spacing w:line="240" w:lineRule="auto"/>
              <w:jc w:val="center"/>
              <w:rPr>
                <w:sz w:val="22"/>
                <w:szCs w:val="22"/>
              </w:rPr>
            </w:pPr>
            <w:bookmarkStart w:id="469" w:name="_ipjrphoiky9o" w:colFirst="0" w:colLast="0"/>
            <w:bookmarkEnd w:id="469"/>
            <w:r w:rsidRPr="00C15A00">
              <w:rPr>
                <w:sz w:val="22"/>
                <w:szCs w:val="22"/>
              </w:rPr>
              <w:t xml:space="preserve">Pestañas o </w:t>
            </w:r>
            <w:proofErr w:type="spellStart"/>
            <w:r w:rsidRPr="00C15A00">
              <w:rPr>
                <w:i/>
                <w:iCs/>
                <w:sz w:val="22"/>
                <w:szCs w:val="22"/>
              </w:rPr>
              <w:t>tabs</w:t>
            </w:r>
            <w:proofErr w:type="spellEnd"/>
            <w:r w:rsidRPr="00C15A00">
              <w:rPr>
                <w:i/>
                <w:iCs/>
                <w:sz w:val="22"/>
                <w:szCs w:val="22"/>
              </w:rPr>
              <w:t xml:space="preserve"> </w:t>
            </w:r>
            <w:r w:rsidRPr="00C15A00">
              <w:rPr>
                <w:sz w:val="22"/>
                <w:szCs w:val="22"/>
              </w:rPr>
              <w:t>horizontales</w:t>
            </w:r>
          </w:p>
        </w:tc>
      </w:tr>
      <w:tr w:rsidR="0066079A" w:rsidRPr="00C15A00" w14:paraId="02137ECA" w14:textId="77777777" w:rsidTr="00550CFC">
        <w:trPr>
          <w:trHeight w:val="420"/>
        </w:trPr>
        <w:tc>
          <w:tcPr>
            <w:tcW w:w="1815" w:type="dxa"/>
            <w:shd w:val="clear" w:color="auto" w:fill="auto"/>
            <w:tcMar>
              <w:top w:w="100" w:type="dxa"/>
              <w:left w:w="100" w:type="dxa"/>
              <w:bottom w:w="100" w:type="dxa"/>
              <w:right w:w="100" w:type="dxa"/>
            </w:tcMar>
          </w:tcPr>
          <w:p w14:paraId="58ECE58A" w14:textId="77777777" w:rsidR="0066079A" w:rsidRPr="00C15A00" w:rsidRDefault="0066079A" w:rsidP="00C15A00">
            <w:pPr>
              <w:widowControl w:val="0"/>
              <w:spacing w:line="240" w:lineRule="auto"/>
              <w:ind w:right="24"/>
              <w:rPr>
                <w:b/>
              </w:rPr>
            </w:pPr>
            <w:r w:rsidRPr="00C15A00">
              <w:rPr>
                <w:b/>
              </w:rPr>
              <w:t>Introducción</w:t>
            </w:r>
          </w:p>
        </w:tc>
        <w:tc>
          <w:tcPr>
            <w:tcW w:w="13887" w:type="dxa"/>
            <w:gridSpan w:val="2"/>
            <w:shd w:val="clear" w:color="auto" w:fill="auto"/>
            <w:tcMar>
              <w:top w:w="100" w:type="dxa"/>
              <w:left w:w="100" w:type="dxa"/>
              <w:bottom w:w="100" w:type="dxa"/>
              <w:right w:w="100" w:type="dxa"/>
            </w:tcMar>
          </w:tcPr>
          <w:p w14:paraId="132EB647" w14:textId="2A51FC5D" w:rsidR="0066079A" w:rsidRPr="00C15A00" w:rsidRDefault="0066079A" w:rsidP="00C15A00">
            <w:pPr>
              <w:widowControl w:val="0"/>
              <w:spacing w:line="240" w:lineRule="auto"/>
            </w:pPr>
            <w:r w:rsidRPr="00C15A00">
              <w:t>Las licencias se pueden definir en varios tipos como:</w:t>
            </w:r>
          </w:p>
        </w:tc>
      </w:tr>
      <w:tr w:rsidR="0066079A" w:rsidRPr="00C15A00" w14:paraId="65E226A8" w14:textId="77777777" w:rsidTr="00550CFC">
        <w:trPr>
          <w:trHeight w:val="420"/>
        </w:trPr>
        <w:tc>
          <w:tcPr>
            <w:tcW w:w="1815" w:type="dxa"/>
            <w:shd w:val="clear" w:color="auto" w:fill="auto"/>
            <w:tcMar>
              <w:top w:w="100" w:type="dxa"/>
              <w:left w:w="100" w:type="dxa"/>
              <w:bottom w:w="100" w:type="dxa"/>
              <w:right w:w="100" w:type="dxa"/>
            </w:tcMar>
          </w:tcPr>
          <w:p w14:paraId="6119192A" w14:textId="0B4A7377" w:rsidR="0066079A" w:rsidRPr="00C15A00" w:rsidRDefault="00FB3F68" w:rsidP="00C15A00">
            <w:pPr>
              <w:widowControl w:val="0"/>
              <w:spacing w:line="240" w:lineRule="auto"/>
              <w:ind w:right="24"/>
              <w:rPr>
                <w:b/>
              </w:rPr>
            </w:pPr>
            <w:r w:rsidRPr="00C15A00">
              <w:rPr>
                <w:b/>
              </w:rPr>
              <w:lastRenderedPageBreak/>
              <w:t>C</w:t>
            </w:r>
            <w:r w:rsidR="0066079A" w:rsidRPr="00C15A00">
              <w:rPr>
                <w:b/>
              </w:rPr>
              <w:t>ódigo abierto</w:t>
            </w:r>
          </w:p>
        </w:tc>
        <w:tc>
          <w:tcPr>
            <w:tcW w:w="9836" w:type="dxa"/>
            <w:shd w:val="clear" w:color="auto" w:fill="auto"/>
            <w:tcMar>
              <w:top w:w="100" w:type="dxa"/>
              <w:left w:w="100" w:type="dxa"/>
              <w:bottom w:w="100" w:type="dxa"/>
              <w:right w:w="100" w:type="dxa"/>
            </w:tcMar>
          </w:tcPr>
          <w:p w14:paraId="1AE74EB4" w14:textId="264B56D3" w:rsidR="0066079A" w:rsidRPr="00C15A00" w:rsidRDefault="0066079A" w:rsidP="00C15A00">
            <w:pPr>
              <w:widowControl w:val="0"/>
              <w:spacing w:line="240" w:lineRule="auto"/>
            </w:pPr>
            <w:r w:rsidRPr="00C15A00">
              <w:t xml:space="preserve">Permiten que quien lo adquiera pueda modificar el código fuente y pueda distribuir libremente sin pagar derechos de autor, hoy en día existen muchos de estos </w:t>
            </w:r>
            <w:r w:rsidRPr="00C15A00">
              <w:rPr>
                <w:i/>
                <w:iCs/>
              </w:rPr>
              <w:t>softwares</w:t>
            </w:r>
            <w:r w:rsidRPr="00C15A00">
              <w:t xml:space="preserve"> que derivan proyectos anteriores como es el caso de </w:t>
            </w:r>
            <w:r w:rsidR="00132A6D" w:rsidRPr="00C15A00">
              <w:t>Unix</w:t>
            </w:r>
            <w:r w:rsidRPr="00C15A00">
              <w:t>.</w:t>
            </w:r>
          </w:p>
        </w:tc>
        <w:tc>
          <w:tcPr>
            <w:tcW w:w="4051" w:type="dxa"/>
            <w:shd w:val="clear" w:color="auto" w:fill="auto"/>
            <w:tcMar>
              <w:top w:w="100" w:type="dxa"/>
              <w:left w:w="100" w:type="dxa"/>
              <w:bottom w:w="100" w:type="dxa"/>
              <w:right w:w="100" w:type="dxa"/>
            </w:tcMar>
          </w:tcPr>
          <w:p w14:paraId="1E029DAD" w14:textId="77777777" w:rsidR="0066079A" w:rsidRPr="00C15A00" w:rsidRDefault="00DE58E4" w:rsidP="00C15A00">
            <w:pPr>
              <w:widowControl w:val="0"/>
              <w:spacing w:line="240" w:lineRule="auto"/>
              <w:rPr>
                <w:b/>
                <w:color w:val="999999"/>
                <w:rPrChange w:id="470" w:author="USER" w:date="2022-09-06T15:02:00Z">
                  <w:rPr>
                    <w:b/>
                    <w:color w:val="999999"/>
                    <w:highlight w:val="yellow"/>
                  </w:rPr>
                </w:rPrChange>
              </w:rPr>
            </w:pPr>
            <w:r w:rsidRPr="00C15A00">
              <w:rPr>
                <w:noProof/>
                <w:lang w:val="es-CO"/>
                <w:rPrChange w:id="471" w:author="USER" w:date="2022-09-06T15:02:00Z">
                  <w:rPr>
                    <w:noProof/>
                    <w:highlight w:val="yellow"/>
                    <w:lang w:val="es-CO"/>
                  </w:rPr>
                </w:rPrChange>
              </w:rPr>
              <w:drawing>
                <wp:inline distT="0" distB="0" distL="0" distR="0" wp14:anchorId="6BAA3919" wp14:editId="03CEDCDC">
                  <wp:extent cx="1355651" cy="971550"/>
                  <wp:effectExtent l="0" t="0" r="0" b="0"/>
                  <wp:docPr id="115" name="Imagen 115" descr="Software de código abierto - Software libre y de código abierto - OSS y software libre - Software de código abierto en dispositivos electrónicos - Ilustración conceptual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oftware de código abierto - Software libre y de código abierto - OSS y software libre - Software de código abierto en dispositivos electrónicos - Ilustración conceptual 3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66230" cy="979132"/>
                          </a:xfrm>
                          <a:prstGeom prst="rect">
                            <a:avLst/>
                          </a:prstGeom>
                          <a:noFill/>
                          <a:ln>
                            <a:noFill/>
                          </a:ln>
                        </pic:spPr>
                      </pic:pic>
                    </a:graphicData>
                  </a:graphic>
                </wp:inline>
              </w:drawing>
            </w:r>
          </w:p>
          <w:p w14:paraId="78161B31" w14:textId="77777777" w:rsidR="00DA78AA" w:rsidRPr="00C15A00" w:rsidRDefault="00DA78AA" w:rsidP="00C15A00">
            <w:pPr>
              <w:widowControl w:val="0"/>
              <w:spacing w:line="240" w:lineRule="auto"/>
              <w:rPr>
                <w:rPrChange w:id="472" w:author="USER" w:date="2022-09-06T15:02:00Z">
                  <w:rPr>
                    <w:highlight w:val="yellow"/>
                  </w:rPr>
                </w:rPrChange>
              </w:rPr>
            </w:pPr>
            <w:r w:rsidRPr="00C15A00">
              <w:rPr>
                <w:rPrChange w:id="473" w:author="USER" w:date="2022-09-06T15:02:00Z">
                  <w:rPr>
                    <w:highlight w:val="yellow"/>
                  </w:rPr>
                </w:rPrChange>
              </w:rPr>
              <w:t xml:space="preserve">Imagen de referencia </w:t>
            </w:r>
            <w:r w:rsidRPr="00C15A00">
              <w:fldChar w:fldCharType="begin"/>
            </w:r>
            <w:r w:rsidRPr="00C15A00">
              <w:instrText xml:space="preserve"> HYPERLINK "https://cutt.ly/nXQKu13" </w:instrText>
            </w:r>
            <w:r w:rsidRPr="00C15A00">
              <w:fldChar w:fldCharType="separate"/>
            </w:r>
            <w:r w:rsidRPr="00C15A00">
              <w:rPr>
                <w:rStyle w:val="Hipervnculo"/>
                <w:rPrChange w:id="474" w:author="USER" w:date="2022-09-06T15:02:00Z">
                  <w:rPr>
                    <w:rStyle w:val="Hipervnculo"/>
                    <w:highlight w:val="yellow"/>
                  </w:rPr>
                </w:rPrChange>
              </w:rPr>
              <w:t>https://cutt.ly/nXQKu13</w:t>
            </w:r>
            <w:r w:rsidRPr="00C15A00">
              <w:rPr>
                <w:rStyle w:val="Hipervnculo"/>
                <w:rPrChange w:id="475" w:author="USER" w:date="2022-09-06T15:02:00Z">
                  <w:rPr>
                    <w:rStyle w:val="Hipervnculo"/>
                    <w:highlight w:val="yellow"/>
                  </w:rPr>
                </w:rPrChange>
              </w:rPr>
              <w:fldChar w:fldCharType="end"/>
            </w:r>
          </w:p>
          <w:p w14:paraId="1BAA0DDA" w14:textId="636F6177" w:rsidR="00DE58E4" w:rsidRPr="00C15A00" w:rsidRDefault="00DA78AA" w:rsidP="00C15A00">
            <w:pPr>
              <w:widowControl w:val="0"/>
              <w:spacing w:line="240" w:lineRule="auto"/>
              <w:rPr>
                <w:color w:val="999999"/>
                <w:rPrChange w:id="476" w:author="USER" w:date="2022-09-06T15:02:00Z">
                  <w:rPr>
                    <w:color w:val="999999"/>
                    <w:highlight w:val="yellow"/>
                  </w:rPr>
                </w:rPrChange>
              </w:rPr>
            </w:pPr>
            <w:r w:rsidRPr="00C15A00">
              <w:rPr>
                <w:color w:val="000000"/>
                <w:sz w:val="20"/>
                <w:szCs w:val="20"/>
                <w:shd w:val="clear" w:color="auto" w:fill="FFFFFF"/>
                <w:rPrChange w:id="477" w:author="USER" w:date="2022-09-06T15:02:00Z">
                  <w:rPr>
                    <w:color w:val="000000"/>
                    <w:sz w:val="20"/>
                    <w:szCs w:val="20"/>
                    <w:highlight w:val="yellow"/>
                    <w:shd w:val="clear" w:color="auto" w:fill="FFFFFF"/>
                  </w:rPr>
                </w:rPrChange>
              </w:rPr>
              <w:t>228130_i</w:t>
            </w:r>
            <w:r w:rsidR="004914A7" w:rsidRPr="00C15A00">
              <w:rPr>
                <w:color w:val="000000"/>
                <w:sz w:val="20"/>
                <w:szCs w:val="20"/>
                <w:shd w:val="clear" w:color="auto" w:fill="FFFFFF"/>
                <w:rPrChange w:id="478" w:author="USER" w:date="2022-09-06T15:02:00Z">
                  <w:rPr>
                    <w:color w:val="000000"/>
                    <w:sz w:val="20"/>
                    <w:szCs w:val="20"/>
                    <w:highlight w:val="yellow"/>
                    <w:shd w:val="clear" w:color="auto" w:fill="FFFFFF"/>
                  </w:rPr>
                </w:rPrChange>
              </w:rPr>
              <w:t>26</w:t>
            </w:r>
          </w:p>
        </w:tc>
      </w:tr>
      <w:tr w:rsidR="0066079A" w:rsidRPr="00C15A00" w14:paraId="56B536EF" w14:textId="77777777" w:rsidTr="00550CFC">
        <w:trPr>
          <w:trHeight w:val="420"/>
        </w:trPr>
        <w:tc>
          <w:tcPr>
            <w:tcW w:w="1815" w:type="dxa"/>
            <w:shd w:val="clear" w:color="auto" w:fill="auto"/>
            <w:tcMar>
              <w:top w:w="100" w:type="dxa"/>
              <w:left w:w="100" w:type="dxa"/>
              <w:bottom w:w="100" w:type="dxa"/>
              <w:right w:w="100" w:type="dxa"/>
            </w:tcMar>
          </w:tcPr>
          <w:p w14:paraId="2FF1D94B" w14:textId="5F12C2FC" w:rsidR="0066079A" w:rsidRPr="00C15A00" w:rsidRDefault="00FB3F68" w:rsidP="00C15A00">
            <w:pPr>
              <w:widowControl w:val="0"/>
              <w:spacing w:line="240" w:lineRule="auto"/>
              <w:ind w:right="24"/>
              <w:rPr>
                <w:b/>
              </w:rPr>
            </w:pPr>
            <w:r w:rsidRPr="00C15A00">
              <w:rPr>
                <w:b/>
                <w:i/>
              </w:rPr>
              <w:t>S</w:t>
            </w:r>
            <w:r w:rsidR="0066079A" w:rsidRPr="00C15A00">
              <w:rPr>
                <w:b/>
                <w:i/>
              </w:rPr>
              <w:t>oftware</w:t>
            </w:r>
            <w:r w:rsidR="0066079A" w:rsidRPr="00C15A00">
              <w:rPr>
                <w:b/>
              </w:rPr>
              <w:t xml:space="preserve"> libre</w:t>
            </w:r>
          </w:p>
        </w:tc>
        <w:tc>
          <w:tcPr>
            <w:tcW w:w="9836" w:type="dxa"/>
            <w:shd w:val="clear" w:color="auto" w:fill="auto"/>
            <w:tcMar>
              <w:top w:w="100" w:type="dxa"/>
              <w:left w:w="100" w:type="dxa"/>
              <w:bottom w:w="100" w:type="dxa"/>
              <w:right w:w="100" w:type="dxa"/>
            </w:tcMar>
          </w:tcPr>
          <w:p w14:paraId="6C29D90D" w14:textId="6BF885BF" w:rsidR="0066079A" w:rsidRPr="00C15A00" w:rsidRDefault="0066079A" w:rsidP="00C15A00">
            <w:pPr>
              <w:widowControl w:val="0"/>
              <w:spacing w:line="240" w:lineRule="auto"/>
            </w:pPr>
            <w:r w:rsidRPr="00C15A00">
              <w:t xml:space="preserve">Su código estará siempre disponible para usarlo, copiarlo y distribuirlo; es por esto que su código fuente está siempre a la mano, </w:t>
            </w:r>
            <w:r w:rsidR="00867FB8" w:rsidRPr="00C15A00">
              <w:t xml:space="preserve">entendiendo </w:t>
            </w:r>
            <w:r w:rsidRPr="00C15A00">
              <w:t>que</w:t>
            </w:r>
            <w:r w:rsidR="00867FB8" w:rsidRPr="00C15A00">
              <w:t>, el hecho de que</w:t>
            </w:r>
            <w:r w:rsidRPr="00C15A00">
              <w:t xml:space="preserve"> un </w:t>
            </w:r>
            <w:r w:rsidRPr="00C15A00">
              <w:rPr>
                <w:i/>
              </w:rPr>
              <w:t>software</w:t>
            </w:r>
            <w:r w:rsidRPr="00C15A00">
              <w:t xml:space="preserve"> sea libre no significa que</w:t>
            </w:r>
            <w:r w:rsidR="00632C31" w:rsidRPr="00C15A00">
              <w:t xml:space="preserve"> este</w:t>
            </w:r>
            <w:r w:rsidRPr="00C15A00">
              <w:t xml:space="preserve"> sea gratuito, se deje usar o copiar.</w:t>
            </w:r>
          </w:p>
        </w:tc>
        <w:tc>
          <w:tcPr>
            <w:tcW w:w="4051" w:type="dxa"/>
            <w:shd w:val="clear" w:color="auto" w:fill="auto"/>
            <w:tcMar>
              <w:top w:w="100" w:type="dxa"/>
              <w:left w:w="100" w:type="dxa"/>
              <w:bottom w:w="100" w:type="dxa"/>
              <w:right w:w="100" w:type="dxa"/>
            </w:tcMar>
          </w:tcPr>
          <w:p w14:paraId="5E9817EB" w14:textId="2A60DE8F" w:rsidR="0066079A" w:rsidRPr="00C15A00" w:rsidRDefault="00DE58E4" w:rsidP="00C15A00">
            <w:pPr>
              <w:widowControl w:val="0"/>
              <w:spacing w:line="240" w:lineRule="auto"/>
              <w:rPr>
                <w:rPrChange w:id="479" w:author="USER" w:date="2022-09-06T15:02:00Z">
                  <w:rPr>
                    <w:highlight w:val="yellow"/>
                  </w:rPr>
                </w:rPrChange>
              </w:rPr>
            </w:pPr>
            <w:r w:rsidRPr="00C15A00">
              <w:rPr>
                <w:noProof/>
                <w:lang w:val="es-CO"/>
                <w:rPrChange w:id="480" w:author="USER" w:date="2022-09-06T15:02:00Z">
                  <w:rPr>
                    <w:noProof/>
                    <w:highlight w:val="yellow"/>
                    <w:lang w:val="es-CO"/>
                  </w:rPr>
                </w:rPrChange>
              </w:rPr>
              <w:drawing>
                <wp:inline distT="0" distB="0" distL="0" distR="0" wp14:anchorId="518C9031" wp14:editId="7709506A">
                  <wp:extent cx="1387929" cy="971550"/>
                  <wp:effectExtent l="0" t="0" r="3175" b="0"/>
                  <wp:docPr id="114" name="Imagen 114" descr="free software is presented in the form of binary code 3d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ree software is presented in the form of binary code 3d illustration"/>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94121" cy="975884"/>
                          </a:xfrm>
                          <a:prstGeom prst="rect">
                            <a:avLst/>
                          </a:prstGeom>
                          <a:noFill/>
                          <a:ln>
                            <a:noFill/>
                          </a:ln>
                        </pic:spPr>
                      </pic:pic>
                    </a:graphicData>
                  </a:graphic>
                </wp:inline>
              </w:drawing>
            </w:r>
          </w:p>
          <w:p w14:paraId="7B2DBF8F" w14:textId="77777777" w:rsidR="00DA78AA" w:rsidRPr="00C15A00" w:rsidRDefault="00DA78AA" w:rsidP="00C15A00">
            <w:pPr>
              <w:widowControl w:val="0"/>
              <w:spacing w:line="240" w:lineRule="auto"/>
              <w:rPr>
                <w:rPrChange w:id="481" w:author="USER" w:date="2022-09-06T15:02:00Z">
                  <w:rPr>
                    <w:highlight w:val="yellow"/>
                  </w:rPr>
                </w:rPrChange>
              </w:rPr>
            </w:pPr>
            <w:r w:rsidRPr="00C15A00">
              <w:rPr>
                <w:rPrChange w:id="482" w:author="USER" w:date="2022-09-06T15:02:00Z">
                  <w:rPr>
                    <w:highlight w:val="yellow"/>
                  </w:rPr>
                </w:rPrChange>
              </w:rPr>
              <w:t xml:space="preserve">Imagen de referencia </w:t>
            </w:r>
            <w:r w:rsidRPr="00C15A00">
              <w:fldChar w:fldCharType="begin"/>
            </w:r>
            <w:r w:rsidRPr="00C15A00">
              <w:instrText xml:space="preserve"> HYPERLINK "https://cutt.ly/uXQJ8xO" </w:instrText>
            </w:r>
            <w:r w:rsidRPr="00C15A00">
              <w:fldChar w:fldCharType="separate"/>
            </w:r>
            <w:r w:rsidRPr="00C15A00">
              <w:rPr>
                <w:rStyle w:val="Hipervnculo"/>
                <w:rPrChange w:id="483" w:author="USER" w:date="2022-09-06T15:02:00Z">
                  <w:rPr>
                    <w:rStyle w:val="Hipervnculo"/>
                    <w:highlight w:val="yellow"/>
                  </w:rPr>
                </w:rPrChange>
              </w:rPr>
              <w:t>https://cutt.ly/uXQJ8xO</w:t>
            </w:r>
            <w:r w:rsidRPr="00C15A00">
              <w:rPr>
                <w:rStyle w:val="Hipervnculo"/>
                <w:rPrChange w:id="484" w:author="USER" w:date="2022-09-06T15:02:00Z">
                  <w:rPr>
                    <w:rStyle w:val="Hipervnculo"/>
                    <w:highlight w:val="yellow"/>
                  </w:rPr>
                </w:rPrChange>
              </w:rPr>
              <w:fldChar w:fldCharType="end"/>
            </w:r>
            <w:r w:rsidRPr="00C15A00">
              <w:rPr>
                <w:rPrChange w:id="485" w:author="USER" w:date="2022-09-06T15:02:00Z">
                  <w:rPr>
                    <w:highlight w:val="yellow"/>
                  </w:rPr>
                </w:rPrChange>
              </w:rPr>
              <w:t xml:space="preserve">  </w:t>
            </w:r>
          </w:p>
          <w:p w14:paraId="0BDA7488" w14:textId="4941AD6A" w:rsidR="0066079A" w:rsidRPr="00C15A00" w:rsidRDefault="00DA78AA" w:rsidP="00C15A00">
            <w:pPr>
              <w:widowControl w:val="0"/>
              <w:spacing w:line="240" w:lineRule="auto"/>
              <w:rPr>
                <w:b/>
                <w:color w:val="999999"/>
                <w:rPrChange w:id="486" w:author="USER" w:date="2022-09-06T15:02:00Z">
                  <w:rPr>
                    <w:b/>
                    <w:color w:val="999999"/>
                    <w:highlight w:val="yellow"/>
                  </w:rPr>
                </w:rPrChange>
              </w:rPr>
            </w:pPr>
            <w:r w:rsidRPr="00C15A00">
              <w:rPr>
                <w:color w:val="000000"/>
                <w:sz w:val="20"/>
                <w:szCs w:val="20"/>
                <w:shd w:val="clear" w:color="auto" w:fill="FFFFFF"/>
                <w:rPrChange w:id="487" w:author="USER" w:date="2022-09-06T15:02:00Z">
                  <w:rPr>
                    <w:color w:val="000000"/>
                    <w:sz w:val="20"/>
                    <w:szCs w:val="20"/>
                    <w:highlight w:val="yellow"/>
                    <w:shd w:val="clear" w:color="auto" w:fill="FFFFFF"/>
                  </w:rPr>
                </w:rPrChange>
              </w:rPr>
              <w:t>228130_i</w:t>
            </w:r>
            <w:r w:rsidR="004914A7" w:rsidRPr="00C15A00">
              <w:rPr>
                <w:color w:val="000000"/>
                <w:sz w:val="20"/>
                <w:szCs w:val="20"/>
                <w:shd w:val="clear" w:color="auto" w:fill="FFFFFF"/>
                <w:rPrChange w:id="488" w:author="USER" w:date="2022-09-06T15:02:00Z">
                  <w:rPr>
                    <w:color w:val="000000"/>
                    <w:sz w:val="20"/>
                    <w:szCs w:val="20"/>
                    <w:highlight w:val="yellow"/>
                    <w:shd w:val="clear" w:color="auto" w:fill="FFFFFF"/>
                  </w:rPr>
                </w:rPrChange>
              </w:rPr>
              <w:t>27</w:t>
            </w:r>
          </w:p>
        </w:tc>
      </w:tr>
      <w:tr w:rsidR="0066079A" w:rsidRPr="00C15A00" w14:paraId="6F20FB92" w14:textId="77777777" w:rsidTr="00550CFC">
        <w:trPr>
          <w:trHeight w:val="420"/>
        </w:trPr>
        <w:tc>
          <w:tcPr>
            <w:tcW w:w="1815" w:type="dxa"/>
            <w:shd w:val="clear" w:color="auto" w:fill="auto"/>
            <w:tcMar>
              <w:top w:w="100" w:type="dxa"/>
              <w:left w:w="100" w:type="dxa"/>
              <w:bottom w:w="100" w:type="dxa"/>
              <w:right w:w="100" w:type="dxa"/>
            </w:tcMar>
          </w:tcPr>
          <w:p w14:paraId="01094B24" w14:textId="6DCF3222" w:rsidR="0066079A" w:rsidRPr="00C15A00" w:rsidRDefault="0066079A" w:rsidP="00C15A00">
            <w:pPr>
              <w:widowControl w:val="0"/>
              <w:spacing w:line="240" w:lineRule="auto"/>
              <w:ind w:right="24"/>
              <w:rPr>
                <w:b/>
                <w:i/>
                <w:iCs/>
              </w:rPr>
            </w:pPr>
            <w:r w:rsidRPr="00C15A00">
              <w:rPr>
                <w:b/>
                <w:i/>
                <w:iCs/>
              </w:rPr>
              <w:t>Copyleft</w:t>
            </w:r>
          </w:p>
        </w:tc>
        <w:tc>
          <w:tcPr>
            <w:tcW w:w="9836" w:type="dxa"/>
            <w:shd w:val="clear" w:color="auto" w:fill="auto"/>
            <w:tcMar>
              <w:top w:w="100" w:type="dxa"/>
              <w:left w:w="100" w:type="dxa"/>
              <w:bottom w:w="100" w:type="dxa"/>
              <w:right w:w="100" w:type="dxa"/>
            </w:tcMar>
          </w:tcPr>
          <w:p w14:paraId="5C944F29" w14:textId="4C2C6757" w:rsidR="0066079A" w:rsidRPr="00C15A00" w:rsidRDefault="0066079A" w:rsidP="00C15A00">
            <w:pPr>
              <w:widowControl w:val="0"/>
              <w:spacing w:line="240" w:lineRule="auto"/>
            </w:pPr>
            <w:r w:rsidRPr="00C15A00">
              <w:t xml:space="preserve">Están protegidas por la legislación internacional de </w:t>
            </w:r>
            <w:r w:rsidR="00F37BB5" w:rsidRPr="00C15A00">
              <w:rPr>
                <w:i/>
                <w:iCs/>
              </w:rPr>
              <w:t>C</w:t>
            </w:r>
            <w:r w:rsidRPr="00C15A00">
              <w:rPr>
                <w:i/>
                <w:iCs/>
              </w:rPr>
              <w:t>opyright</w:t>
            </w:r>
            <w:r w:rsidRPr="00C15A00">
              <w:t>, estas restringen las modificaciones o copias sin la autorización del autor</w:t>
            </w:r>
            <w:r w:rsidR="008F06CB" w:rsidRPr="00C15A00">
              <w:t>.</w:t>
            </w:r>
            <w:r w:rsidRPr="00C15A00">
              <w:t xml:space="preserve"> </w:t>
            </w:r>
            <w:r w:rsidR="008F06CB" w:rsidRPr="00C15A00">
              <w:t>S</w:t>
            </w:r>
            <w:r w:rsidRPr="00C15A00">
              <w:t xml:space="preserve">in embargo, estas licencias definen las condiciones en </w:t>
            </w:r>
            <w:r w:rsidR="008F06CB" w:rsidRPr="00C15A00">
              <w:t xml:space="preserve">las </w:t>
            </w:r>
            <w:r w:rsidRPr="00C15A00">
              <w:t xml:space="preserve">que se puede hacer uso, copia, modificación y distribución del </w:t>
            </w:r>
            <w:r w:rsidRPr="00C15A00">
              <w:rPr>
                <w:i/>
                <w:iCs/>
              </w:rPr>
              <w:t>software.</w:t>
            </w:r>
          </w:p>
        </w:tc>
        <w:tc>
          <w:tcPr>
            <w:tcW w:w="4051" w:type="dxa"/>
            <w:shd w:val="clear" w:color="auto" w:fill="auto"/>
            <w:tcMar>
              <w:top w:w="100" w:type="dxa"/>
              <w:left w:w="100" w:type="dxa"/>
              <w:bottom w:w="100" w:type="dxa"/>
              <w:right w:w="100" w:type="dxa"/>
            </w:tcMar>
          </w:tcPr>
          <w:p w14:paraId="226A02C4" w14:textId="77777777" w:rsidR="0066079A" w:rsidRPr="00C15A00" w:rsidRDefault="00FB3F68" w:rsidP="00C15A00">
            <w:pPr>
              <w:widowControl w:val="0"/>
              <w:spacing w:line="240" w:lineRule="auto"/>
              <w:rPr>
                <w:b/>
                <w:color w:val="999999"/>
                <w:rPrChange w:id="489" w:author="USER" w:date="2022-09-06T15:02:00Z">
                  <w:rPr>
                    <w:b/>
                    <w:color w:val="999999"/>
                    <w:highlight w:val="yellow"/>
                  </w:rPr>
                </w:rPrChange>
              </w:rPr>
            </w:pPr>
            <w:r w:rsidRPr="00C15A00">
              <w:rPr>
                <w:b/>
                <w:noProof/>
                <w:lang w:val="es-CO"/>
                <w:rPrChange w:id="490" w:author="USER" w:date="2022-09-06T15:02:00Z">
                  <w:rPr>
                    <w:b/>
                    <w:noProof/>
                    <w:highlight w:val="yellow"/>
                    <w:lang w:val="es-CO"/>
                  </w:rPr>
                </w:rPrChange>
              </w:rPr>
              <w:drawing>
                <wp:inline distT="0" distB="0" distL="0" distR="0" wp14:anchorId="1AADC899" wp14:editId="667B3AE2">
                  <wp:extent cx="1370330" cy="848234"/>
                  <wp:effectExtent l="0" t="0" r="1270" b="9525"/>
                  <wp:docPr id="113" name="Imagen 113" descr="Copyleft Licence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pyleft Licence Concep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89117" cy="859863"/>
                          </a:xfrm>
                          <a:prstGeom prst="rect">
                            <a:avLst/>
                          </a:prstGeom>
                          <a:noFill/>
                          <a:ln>
                            <a:noFill/>
                          </a:ln>
                        </pic:spPr>
                      </pic:pic>
                    </a:graphicData>
                  </a:graphic>
                </wp:inline>
              </w:drawing>
            </w:r>
          </w:p>
          <w:p w14:paraId="6D96A277" w14:textId="77777777" w:rsidR="00DA78AA" w:rsidRPr="00C15A00" w:rsidRDefault="00DA78AA" w:rsidP="00C15A00">
            <w:pPr>
              <w:widowControl w:val="0"/>
              <w:spacing w:line="240" w:lineRule="auto"/>
              <w:rPr>
                <w:color w:val="999999"/>
                <w:rPrChange w:id="491" w:author="USER" w:date="2022-09-06T15:02:00Z">
                  <w:rPr>
                    <w:color w:val="999999"/>
                    <w:highlight w:val="yellow"/>
                  </w:rPr>
                </w:rPrChange>
              </w:rPr>
            </w:pPr>
            <w:r w:rsidRPr="00C15A00">
              <w:rPr>
                <w:rPrChange w:id="492" w:author="USER" w:date="2022-09-06T15:02:00Z">
                  <w:rPr>
                    <w:highlight w:val="yellow"/>
                  </w:rPr>
                </w:rPrChange>
              </w:rPr>
              <w:t xml:space="preserve">Imagen de referencia </w:t>
            </w:r>
            <w:r w:rsidRPr="00C15A00">
              <w:fldChar w:fldCharType="begin"/>
            </w:r>
            <w:r w:rsidRPr="00C15A00">
              <w:instrText xml:space="preserve"> HYPERLINK "https://cutt.ly/MXQJLC6" </w:instrText>
            </w:r>
            <w:r w:rsidRPr="00C15A00">
              <w:fldChar w:fldCharType="separate"/>
            </w:r>
            <w:r w:rsidRPr="00C15A00">
              <w:rPr>
                <w:rStyle w:val="Hipervnculo"/>
                <w:rPrChange w:id="493" w:author="USER" w:date="2022-09-06T15:02:00Z">
                  <w:rPr>
                    <w:rStyle w:val="Hipervnculo"/>
                    <w:highlight w:val="yellow"/>
                  </w:rPr>
                </w:rPrChange>
              </w:rPr>
              <w:t>https://cutt.ly/MXQJLC6</w:t>
            </w:r>
            <w:r w:rsidRPr="00C15A00">
              <w:rPr>
                <w:rStyle w:val="Hipervnculo"/>
                <w:rPrChange w:id="494" w:author="USER" w:date="2022-09-06T15:02:00Z">
                  <w:rPr>
                    <w:rStyle w:val="Hipervnculo"/>
                    <w:highlight w:val="yellow"/>
                  </w:rPr>
                </w:rPrChange>
              </w:rPr>
              <w:fldChar w:fldCharType="end"/>
            </w:r>
            <w:r w:rsidRPr="00C15A00">
              <w:rPr>
                <w:color w:val="999999"/>
                <w:rPrChange w:id="495" w:author="USER" w:date="2022-09-06T15:02:00Z">
                  <w:rPr>
                    <w:color w:val="999999"/>
                    <w:highlight w:val="yellow"/>
                  </w:rPr>
                </w:rPrChange>
              </w:rPr>
              <w:t xml:space="preserve"> </w:t>
            </w:r>
          </w:p>
          <w:p w14:paraId="6BD896E0" w14:textId="1049B66A" w:rsidR="00FB3F68" w:rsidRPr="00C15A00" w:rsidRDefault="00DA78AA" w:rsidP="00C15A00">
            <w:pPr>
              <w:widowControl w:val="0"/>
              <w:spacing w:line="240" w:lineRule="auto"/>
              <w:rPr>
                <w:color w:val="999999"/>
                <w:rPrChange w:id="496" w:author="USER" w:date="2022-09-06T15:02:00Z">
                  <w:rPr>
                    <w:color w:val="999999"/>
                    <w:highlight w:val="yellow"/>
                  </w:rPr>
                </w:rPrChange>
              </w:rPr>
            </w:pPr>
            <w:r w:rsidRPr="00C15A00">
              <w:rPr>
                <w:color w:val="000000"/>
                <w:sz w:val="20"/>
                <w:szCs w:val="20"/>
                <w:shd w:val="clear" w:color="auto" w:fill="FFFFFF"/>
                <w:rPrChange w:id="497" w:author="USER" w:date="2022-09-06T15:02:00Z">
                  <w:rPr>
                    <w:color w:val="000000"/>
                    <w:sz w:val="20"/>
                    <w:szCs w:val="20"/>
                    <w:highlight w:val="yellow"/>
                    <w:shd w:val="clear" w:color="auto" w:fill="FFFFFF"/>
                  </w:rPr>
                </w:rPrChange>
              </w:rPr>
              <w:t>228130_i</w:t>
            </w:r>
            <w:r w:rsidR="004914A7" w:rsidRPr="00C15A00">
              <w:rPr>
                <w:color w:val="000000"/>
                <w:sz w:val="20"/>
                <w:szCs w:val="20"/>
                <w:shd w:val="clear" w:color="auto" w:fill="FFFFFF"/>
                <w:rPrChange w:id="498" w:author="USER" w:date="2022-09-06T15:02:00Z">
                  <w:rPr>
                    <w:color w:val="000000"/>
                    <w:sz w:val="20"/>
                    <w:szCs w:val="20"/>
                    <w:highlight w:val="yellow"/>
                    <w:shd w:val="clear" w:color="auto" w:fill="FFFFFF"/>
                  </w:rPr>
                </w:rPrChange>
              </w:rPr>
              <w:t>28</w:t>
            </w:r>
          </w:p>
        </w:tc>
      </w:tr>
      <w:tr w:rsidR="0066079A" w:rsidRPr="00C15A00" w14:paraId="6F230F9B" w14:textId="77777777" w:rsidTr="00550CFC">
        <w:trPr>
          <w:trHeight w:val="420"/>
        </w:trPr>
        <w:tc>
          <w:tcPr>
            <w:tcW w:w="1815" w:type="dxa"/>
            <w:shd w:val="clear" w:color="auto" w:fill="auto"/>
            <w:tcMar>
              <w:top w:w="100" w:type="dxa"/>
              <w:left w:w="100" w:type="dxa"/>
              <w:bottom w:w="100" w:type="dxa"/>
              <w:right w:w="100" w:type="dxa"/>
            </w:tcMar>
          </w:tcPr>
          <w:p w14:paraId="5F5FF4F7" w14:textId="71B8906A" w:rsidR="0066079A" w:rsidRPr="00C15A00" w:rsidRDefault="0066079A" w:rsidP="00C15A00">
            <w:pPr>
              <w:widowControl w:val="0"/>
              <w:spacing w:line="240" w:lineRule="auto"/>
              <w:ind w:right="24"/>
              <w:rPr>
                <w:b/>
              </w:rPr>
            </w:pPr>
            <w:r w:rsidRPr="00C15A00">
              <w:rPr>
                <w:b/>
              </w:rPr>
              <w:t xml:space="preserve">GPL </w:t>
            </w:r>
            <w:r w:rsidRPr="00C15A00">
              <w:rPr>
                <w:b/>
                <w:i/>
                <w:iCs/>
              </w:rPr>
              <w:t xml:space="preserve">(General </w:t>
            </w:r>
            <w:proofErr w:type="spellStart"/>
            <w:r w:rsidRPr="00C15A00">
              <w:rPr>
                <w:b/>
                <w:i/>
                <w:iCs/>
              </w:rPr>
              <w:t>Public</w:t>
            </w:r>
            <w:proofErr w:type="spellEnd"/>
            <w:r w:rsidRPr="00C15A00">
              <w:rPr>
                <w:b/>
                <w:i/>
                <w:iCs/>
              </w:rPr>
              <w:t xml:space="preserve"> </w:t>
            </w:r>
            <w:proofErr w:type="spellStart"/>
            <w:r w:rsidRPr="00C15A00">
              <w:rPr>
                <w:b/>
                <w:i/>
                <w:iCs/>
              </w:rPr>
              <w:t>License</w:t>
            </w:r>
            <w:proofErr w:type="spellEnd"/>
            <w:r w:rsidRPr="00C15A00">
              <w:rPr>
                <w:b/>
                <w:i/>
                <w:iCs/>
              </w:rPr>
              <w:t>)</w:t>
            </w:r>
          </w:p>
        </w:tc>
        <w:tc>
          <w:tcPr>
            <w:tcW w:w="9836" w:type="dxa"/>
            <w:shd w:val="clear" w:color="auto" w:fill="auto"/>
            <w:tcMar>
              <w:top w:w="100" w:type="dxa"/>
              <w:left w:w="100" w:type="dxa"/>
              <w:bottom w:w="100" w:type="dxa"/>
              <w:right w:w="100" w:type="dxa"/>
            </w:tcMar>
          </w:tcPr>
          <w:p w14:paraId="7F459B57" w14:textId="4DA1554C" w:rsidR="0066079A" w:rsidRPr="00C15A00" w:rsidRDefault="0066079A" w:rsidP="00C15A00">
            <w:pPr>
              <w:widowControl w:val="0"/>
              <w:spacing w:line="240" w:lineRule="auto"/>
            </w:pPr>
            <w:r w:rsidRPr="00C15A00">
              <w:t xml:space="preserve">Limita la distribución del </w:t>
            </w:r>
            <w:r w:rsidRPr="00C15A00">
              <w:rPr>
                <w:i/>
              </w:rPr>
              <w:t>software</w:t>
            </w:r>
            <w:r w:rsidRPr="00C15A00">
              <w:t xml:space="preserve"> e impide que pueda ser integrado</w:t>
            </w:r>
            <w:r w:rsidR="00FF2747" w:rsidRPr="00C15A00">
              <w:t>.</w:t>
            </w:r>
            <w:r w:rsidRPr="00C15A00">
              <w:t xml:space="preserve"> </w:t>
            </w:r>
            <w:r w:rsidR="00FF2747" w:rsidRPr="00C15A00">
              <w:t>A</w:t>
            </w:r>
            <w:r w:rsidRPr="00C15A00">
              <w:t xml:space="preserve">demás, se basa en la legislación internación de </w:t>
            </w:r>
            <w:r w:rsidR="00F37BB5" w:rsidRPr="00C15A00">
              <w:rPr>
                <w:i/>
                <w:iCs/>
              </w:rPr>
              <w:t>C</w:t>
            </w:r>
            <w:r w:rsidRPr="00C15A00">
              <w:rPr>
                <w:i/>
                <w:iCs/>
              </w:rPr>
              <w:t>opyright.</w:t>
            </w:r>
          </w:p>
        </w:tc>
        <w:tc>
          <w:tcPr>
            <w:tcW w:w="4051" w:type="dxa"/>
            <w:shd w:val="clear" w:color="auto" w:fill="auto"/>
            <w:tcMar>
              <w:top w:w="100" w:type="dxa"/>
              <w:left w:w="100" w:type="dxa"/>
              <w:bottom w:w="100" w:type="dxa"/>
              <w:right w:w="100" w:type="dxa"/>
            </w:tcMar>
          </w:tcPr>
          <w:p w14:paraId="6334738A" w14:textId="77777777" w:rsidR="0066079A" w:rsidRPr="00C15A00" w:rsidRDefault="00FB3F68" w:rsidP="00C15A00">
            <w:pPr>
              <w:widowControl w:val="0"/>
              <w:spacing w:line="240" w:lineRule="auto"/>
              <w:rPr>
                <w:color w:val="999999"/>
                <w:rPrChange w:id="499" w:author="USER" w:date="2022-09-06T15:02:00Z">
                  <w:rPr>
                    <w:color w:val="999999"/>
                    <w:highlight w:val="yellow"/>
                  </w:rPr>
                </w:rPrChange>
              </w:rPr>
            </w:pPr>
            <w:r w:rsidRPr="00C15A00">
              <w:rPr>
                <w:noProof/>
                <w:lang w:val="es-CO"/>
                <w:rPrChange w:id="500" w:author="USER" w:date="2022-09-06T15:02:00Z">
                  <w:rPr>
                    <w:noProof/>
                    <w:highlight w:val="yellow"/>
                    <w:lang w:val="es-CO"/>
                  </w:rPr>
                </w:rPrChange>
              </w:rPr>
              <w:drawing>
                <wp:inline distT="0" distB="0" distL="0" distR="0" wp14:anchorId="09032D73" wp14:editId="63111F9B">
                  <wp:extent cx="1328073" cy="885825"/>
                  <wp:effectExtent l="0" t="0" r="5715" b="0"/>
                  <wp:docPr id="112" name="Imagen 112" descr="General Public License as binary code 3D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neral Public License as binary code 3D illustratio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38694" cy="892909"/>
                          </a:xfrm>
                          <a:prstGeom prst="rect">
                            <a:avLst/>
                          </a:prstGeom>
                          <a:noFill/>
                          <a:ln>
                            <a:noFill/>
                          </a:ln>
                        </pic:spPr>
                      </pic:pic>
                    </a:graphicData>
                  </a:graphic>
                </wp:inline>
              </w:drawing>
            </w:r>
          </w:p>
          <w:p w14:paraId="44F3DFD0" w14:textId="77777777" w:rsidR="00DA78AA" w:rsidRPr="00C15A00" w:rsidRDefault="00DA78AA" w:rsidP="00C15A00">
            <w:pPr>
              <w:widowControl w:val="0"/>
              <w:spacing w:line="240" w:lineRule="auto"/>
              <w:rPr>
                <w:color w:val="999999"/>
                <w:rPrChange w:id="501" w:author="USER" w:date="2022-09-06T15:02:00Z">
                  <w:rPr>
                    <w:color w:val="999999"/>
                    <w:highlight w:val="yellow"/>
                  </w:rPr>
                </w:rPrChange>
              </w:rPr>
            </w:pPr>
            <w:r w:rsidRPr="00C15A00">
              <w:rPr>
                <w:rPrChange w:id="502" w:author="USER" w:date="2022-09-06T15:02:00Z">
                  <w:rPr>
                    <w:highlight w:val="yellow"/>
                  </w:rPr>
                </w:rPrChange>
              </w:rPr>
              <w:lastRenderedPageBreak/>
              <w:t xml:space="preserve">Imagen de referencia </w:t>
            </w:r>
            <w:r w:rsidRPr="00C15A00">
              <w:fldChar w:fldCharType="begin"/>
            </w:r>
            <w:r w:rsidRPr="00C15A00">
              <w:instrText xml:space="preserve"> HYPERLINK "https://cutt.ly/WXQJSqR" </w:instrText>
            </w:r>
            <w:r w:rsidRPr="00C15A00">
              <w:fldChar w:fldCharType="separate"/>
            </w:r>
            <w:r w:rsidRPr="00C15A00">
              <w:rPr>
                <w:rStyle w:val="Hipervnculo"/>
                <w:rPrChange w:id="503" w:author="USER" w:date="2022-09-06T15:02:00Z">
                  <w:rPr>
                    <w:rStyle w:val="Hipervnculo"/>
                    <w:highlight w:val="yellow"/>
                  </w:rPr>
                </w:rPrChange>
              </w:rPr>
              <w:t>https://cutt.ly/WXQJSqR</w:t>
            </w:r>
            <w:r w:rsidRPr="00C15A00">
              <w:rPr>
                <w:rStyle w:val="Hipervnculo"/>
                <w:rPrChange w:id="504" w:author="USER" w:date="2022-09-06T15:02:00Z">
                  <w:rPr>
                    <w:rStyle w:val="Hipervnculo"/>
                    <w:highlight w:val="yellow"/>
                  </w:rPr>
                </w:rPrChange>
              </w:rPr>
              <w:fldChar w:fldCharType="end"/>
            </w:r>
            <w:r w:rsidRPr="00C15A00">
              <w:rPr>
                <w:color w:val="999999"/>
                <w:rPrChange w:id="505" w:author="USER" w:date="2022-09-06T15:02:00Z">
                  <w:rPr>
                    <w:color w:val="999999"/>
                    <w:highlight w:val="yellow"/>
                  </w:rPr>
                </w:rPrChange>
              </w:rPr>
              <w:t xml:space="preserve"> </w:t>
            </w:r>
          </w:p>
          <w:p w14:paraId="31AA58F2" w14:textId="66F72FC7" w:rsidR="00FB3F68" w:rsidRPr="00C15A00" w:rsidRDefault="00DA78AA" w:rsidP="00C15A00">
            <w:pPr>
              <w:widowControl w:val="0"/>
              <w:spacing w:line="240" w:lineRule="auto"/>
              <w:rPr>
                <w:color w:val="999999"/>
                <w:rPrChange w:id="506" w:author="USER" w:date="2022-09-06T15:02:00Z">
                  <w:rPr>
                    <w:color w:val="999999"/>
                    <w:highlight w:val="yellow"/>
                  </w:rPr>
                </w:rPrChange>
              </w:rPr>
            </w:pPr>
            <w:r w:rsidRPr="00C15A00">
              <w:rPr>
                <w:color w:val="000000"/>
                <w:sz w:val="20"/>
                <w:szCs w:val="20"/>
                <w:shd w:val="clear" w:color="auto" w:fill="FFFFFF"/>
                <w:rPrChange w:id="507" w:author="USER" w:date="2022-09-06T15:02:00Z">
                  <w:rPr>
                    <w:color w:val="000000"/>
                    <w:sz w:val="20"/>
                    <w:szCs w:val="20"/>
                    <w:highlight w:val="yellow"/>
                    <w:shd w:val="clear" w:color="auto" w:fill="FFFFFF"/>
                  </w:rPr>
                </w:rPrChange>
              </w:rPr>
              <w:t>228130_i</w:t>
            </w:r>
            <w:r w:rsidR="004914A7" w:rsidRPr="00C15A00">
              <w:rPr>
                <w:color w:val="000000"/>
                <w:sz w:val="20"/>
                <w:szCs w:val="20"/>
                <w:shd w:val="clear" w:color="auto" w:fill="FFFFFF"/>
                <w:rPrChange w:id="508" w:author="USER" w:date="2022-09-06T15:02:00Z">
                  <w:rPr>
                    <w:color w:val="000000"/>
                    <w:sz w:val="20"/>
                    <w:szCs w:val="20"/>
                    <w:highlight w:val="yellow"/>
                    <w:shd w:val="clear" w:color="auto" w:fill="FFFFFF"/>
                  </w:rPr>
                </w:rPrChange>
              </w:rPr>
              <w:t>29</w:t>
            </w:r>
          </w:p>
        </w:tc>
      </w:tr>
    </w:tbl>
    <w:p w14:paraId="2B46D04A" w14:textId="7675BD07" w:rsidR="007D23F9" w:rsidRPr="00C15A00" w:rsidRDefault="007D23F9" w:rsidP="00C15A00">
      <w:pPr>
        <w:snapToGrid w:val="0"/>
        <w:spacing w:after="120" w:line="240" w:lineRule="auto"/>
      </w:pPr>
    </w:p>
    <w:tbl>
      <w:tblPr>
        <w:tblStyle w:val="Tablaconcuadrcula"/>
        <w:tblW w:w="0" w:type="auto"/>
        <w:tblLook w:val="04A0" w:firstRow="1" w:lastRow="0" w:firstColumn="1" w:lastColumn="0" w:noHBand="0" w:noVBand="1"/>
      </w:tblPr>
      <w:tblGrid>
        <w:gridCol w:w="15690"/>
      </w:tblGrid>
      <w:tr w:rsidR="00DA78AA" w:rsidRPr="00C15A00" w14:paraId="556C1EC1" w14:textId="77777777" w:rsidTr="00BD7376">
        <w:trPr>
          <w:trHeight w:val="444"/>
        </w:trPr>
        <w:tc>
          <w:tcPr>
            <w:tcW w:w="15690" w:type="dxa"/>
            <w:shd w:val="clear" w:color="auto" w:fill="8DB3E2" w:themeFill="text2" w:themeFillTint="66"/>
          </w:tcPr>
          <w:p w14:paraId="462D5D96" w14:textId="77777777" w:rsidR="00DA78AA" w:rsidRPr="00C15A00" w:rsidRDefault="00DA78AA" w:rsidP="00C15A00">
            <w:pPr>
              <w:pStyle w:val="Ttulo1"/>
              <w:jc w:val="center"/>
              <w:outlineLvl w:val="0"/>
              <w:rPr>
                <w:sz w:val="22"/>
                <w:szCs w:val="22"/>
              </w:rPr>
            </w:pPr>
            <w:r w:rsidRPr="00C15A00">
              <w:rPr>
                <w:sz w:val="22"/>
                <w:szCs w:val="22"/>
              </w:rPr>
              <w:t>Cuadro de texto</w:t>
            </w:r>
          </w:p>
        </w:tc>
      </w:tr>
      <w:tr w:rsidR="00DA78AA" w:rsidRPr="00C15A00" w14:paraId="7C9C6CED" w14:textId="77777777" w:rsidTr="00BD7376">
        <w:tc>
          <w:tcPr>
            <w:tcW w:w="15690" w:type="dxa"/>
          </w:tcPr>
          <w:p w14:paraId="2FE4B518" w14:textId="77777777" w:rsidR="00DA78AA" w:rsidRPr="00C15A00" w:rsidRDefault="00DA78AA" w:rsidP="00C15A00">
            <w:pPr>
              <w:snapToGrid w:val="0"/>
              <w:spacing w:after="120"/>
              <w:rPr>
                <w:lang w:val="es-ES_tradnl"/>
              </w:rPr>
            </w:pPr>
            <w:r w:rsidRPr="00C15A00">
              <w:rPr>
                <w:lang w:val="es-ES_tradnl"/>
              </w:rPr>
              <w:t xml:space="preserve">Un tema muy interesante es el referente a los licenciamientos de los servidores, desde </w:t>
            </w:r>
            <w:r w:rsidRPr="00C15A00">
              <w:rPr>
                <w:i/>
                <w:lang w:val="es-ES_tradnl"/>
              </w:rPr>
              <w:t xml:space="preserve">Windows server </w:t>
            </w:r>
            <w:r w:rsidRPr="00C15A00">
              <w:rPr>
                <w:iCs/>
                <w:lang w:val="es-ES_tradnl"/>
              </w:rPr>
              <w:t>2016,</w:t>
            </w:r>
            <w:r w:rsidRPr="00C15A00">
              <w:rPr>
                <w:lang w:val="es-ES_tradnl"/>
              </w:rPr>
              <w:t xml:space="preserve"> cambia la forma en </w:t>
            </w:r>
            <w:proofErr w:type="spellStart"/>
            <w:r w:rsidRPr="00C15A00">
              <w:rPr>
                <w:lang w:val="es-ES_tradnl"/>
              </w:rPr>
              <w:t>como</w:t>
            </w:r>
            <w:proofErr w:type="spellEnd"/>
            <w:r w:rsidRPr="00C15A00">
              <w:rPr>
                <w:lang w:val="es-ES_tradnl"/>
              </w:rPr>
              <w:t xml:space="preserve"> se licencian los sistemas operativos en temas de servidores.</w:t>
            </w:r>
          </w:p>
          <w:p w14:paraId="74043188" w14:textId="77777777" w:rsidR="00DA78AA" w:rsidRPr="00C15A00" w:rsidRDefault="00DA78AA" w:rsidP="00C15A00">
            <w:pPr>
              <w:snapToGrid w:val="0"/>
              <w:spacing w:after="120"/>
              <w:rPr>
                <w:lang w:val="es-ES_tradnl"/>
              </w:rPr>
            </w:pPr>
            <w:r w:rsidRPr="00C15A00">
              <w:rPr>
                <w:noProof/>
                <w:lang w:val="es-CO"/>
              </w:rPr>
              <w:drawing>
                <wp:anchor distT="0" distB="0" distL="114300" distR="114300" simplePos="0" relativeHeight="251789312" behindDoc="0" locked="0" layoutInCell="1" allowOverlap="1" wp14:anchorId="180BADDF" wp14:editId="5E88B9B5">
                  <wp:simplePos x="3962400" y="1743075"/>
                  <wp:positionH relativeFrom="column">
                    <wp:posOffset>3960495</wp:posOffset>
                  </wp:positionH>
                  <wp:positionV relativeFrom="paragraph">
                    <wp:align>top</wp:align>
                  </wp:positionV>
                  <wp:extent cx="2762250" cy="1457109"/>
                  <wp:effectExtent l="0" t="0" r="0" b="0"/>
                  <wp:wrapSquare wrapText="bothSides"/>
                  <wp:docPr id="7" name="Imagen 7"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Interfaz de usuario gráfica&#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62250" cy="1457109"/>
                          </a:xfrm>
                          <a:prstGeom prst="rect">
                            <a:avLst/>
                          </a:prstGeom>
                          <a:noFill/>
                          <a:ln>
                            <a:noFill/>
                          </a:ln>
                        </pic:spPr>
                      </pic:pic>
                    </a:graphicData>
                  </a:graphic>
                </wp:anchor>
              </w:drawing>
            </w:r>
          </w:p>
          <w:p w14:paraId="5FED2A1C" w14:textId="77777777" w:rsidR="00DA78AA" w:rsidRPr="00C15A00" w:rsidRDefault="00DA78AA" w:rsidP="00C15A00">
            <w:pPr>
              <w:rPr>
                <w:lang w:val="es-ES_tradnl"/>
              </w:rPr>
            </w:pPr>
          </w:p>
          <w:p w14:paraId="2875702E" w14:textId="77777777" w:rsidR="00DA78AA" w:rsidRPr="00C15A00" w:rsidRDefault="00DA78AA" w:rsidP="00C15A00">
            <w:pPr>
              <w:rPr>
                <w:lang w:val="es-ES_tradnl"/>
              </w:rPr>
            </w:pPr>
          </w:p>
          <w:p w14:paraId="3C5D5FCA" w14:textId="77777777" w:rsidR="00DA78AA" w:rsidRPr="00C15A00" w:rsidRDefault="00DA78AA" w:rsidP="00C15A00">
            <w:pPr>
              <w:rPr>
                <w:lang w:val="es-ES_tradnl"/>
              </w:rPr>
            </w:pPr>
          </w:p>
          <w:p w14:paraId="6530A25F" w14:textId="77777777" w:rsidR="00DA78AA" w:rsidRPr="00C15A00" w:rsidRDefault="00DA78AA" w:rsidP="00C15A00">
            <w:pPr>
              <w:rPr>
                <w:lang w:val="es-ES_tradnl"/>
              </w:rPr>
            </w:pPr>
          </w:p>
          <w:p w14:paraId="15D1F620" w14:textId="77777777" w:rsidR="00DA78AA" w:rsidRPr="00C15A00" w:rsidRDefault="00DA78AA" w:rsidP="00C15A00">
            <w:pPr>
              <w:rPr>
                <w:lang w:val="es-ES_tradnl"/>
              </w:rPr>
            </w:pPr>
          </w:p>
          <w:p w14:paraId="32DBD469" w14:textId="77777777" w:rsidR="00DA78AA" w:rsidRPr="00C15A00" w:rsidRDefault="00DA78AA" w:rsidP="00C15A00">
            <w:pPr>
              <w:snapToGrid w:val="0"/>
              <w:spacing w:after="120"/>
              <w:rPr>
                <w:lang w:val="es-ES_tradnl"/>
              </w:rPr>
            </w:pPr>
          </w:p>
          <w:p w14:paraId="36708F1F" w14:textId="77777777" w:rsidR="00DA78AA" w:rsidRPr="00C15A00" w:rsidRDefault="00DA78AA" w:rsidP="00C15A00">
            <w:pPr>
              <w:snapToGrid w:val="0"/>
              <w:spacing w:after="120"/>
              <w:jc w:val="center"/>
              <w:rPr>
                <w:i/>
                <w:iCs/>
                <w:sz w:val="20"/>
                <w:szCs w:val="20"/>
                <w:lang w:val="es-ES_tradnl"/>
              </w:rPr>
            </w:pPr>
          </w:p>
          <w:p w14:paraId="172F5CF9" w14:textId="77777777" w:rsidR="00DA78AA" w:rsidRPr="00C15A00" w:rsidRDefault="00DA78AA" w:rsidP="00C15A00">
            <w:pPr>
              <w:snapToGrid w:val="0"/>
              <w:spacing w:after="120"/>
              <w:jc w:val="center"/>
              <w:rPr>
                <w:i/>
                <w:iCs/>
                <w:sz w:val="20"/>
                <w:szCs w:val="20"/>
                <w:lang w:val="en-US"/>
                <w:rPrChange w:id="509" w:author="USER" w:date="2022-09-06T15:02:00Z">
                  <w:rPr>
                    <w:i/>
                    <w:iCs/>
                    <w:sz w:val="20"/>
                    <w:szCs w:val="20"/>
                    <w:highlight w:val="yellow"/>
                    <w:lang w:val="en-US"/>
                  </w:rPr>
                </w:rPrChange>
              </w:rPr>
            </w:pPr>
            <w:r w:rsidRPr="00C15A00">
              <w:rPr>
                <w:i/>
                <w:iCs/>
                <w:sz w:val="20"/>
                <w:szCs w:val="20"/>
                <w:lang w:val="en-US"/>
                <w:rPrChange w:id="510" w:author="USER" w:date="2022-09-06T15:02:00Z">
                  <w:rPr>
                    <w:i/>
                    <w:iCs/>
                    <w:sz w:val="20"/>
                    <w:szCs w:val="20"/>
                    <w:highlight w:val="yellow"/>
                    <w:lang w:val="en-US"/>
                  </w:rPr>
                </w:rPrChange>
              </w:rPr>
              <w:t xml:space="preserve">Imagen de </w:t>
            </w:r>
            <w:proofErr w:type="spellStart"/>
            <w:r w:rsidRPr="00C15A00">
              <w:rPr>
                <w:i/>
                <w:iCs/>
                <w:sz w:val="20"/>
                <w:szCs w:val="20"/>
                <w:lang w:val="en-US"/>
                <w:rPrChange w:id="511" w:author="USER" w:date="2022-09-06T15:02:00Z">
                  <w:rPr>
                    <w:i/>
                    <w:iCs/>
                    <w:sz w:val="20"/>
                    <w:szCs w:val="20"/>
                    <w:highlight w:val="yellow"/>
                    <w:lang w:val="en-US"/>
                  </w:rPr>
                </w:rPrChange>
              </w:rPr>
              <w:t>referencia</w:t>
            </w:r>
            <w:proofErr w:type="spellEnd"/>
            <w:r w:rsidRPr="00C15A00">
              <w:rPr>
                <w:i/>
                <w:iCs/>
                <w:sz w:val="20"/>
                <w:szCs w:val="20"/>
                <w:lang w:val="en-US"/>
                <w:rPrChange w:id="512" w:author="USER" w:date="2022-09-06T15:02:00Z">
                  <w:rPr>
                    <w:i/>
                    <w:iCs/>
                    <w:sz w:val="20"/>
                    <w:szCs w:val="20"/>
                    <w:highlight w:val="yellow"/>
                    <w:lang w:val="en-US"/>
                  </w:rPr>
                </w:rPrChange>
              </w:rPr>
              <w:t xml:space="preserve"> </w:t>
            </w:r>
            <w:proofErr w:type="spellStart"/>
            <w:r w:rsidRPr="00C15A00">
              <w:rPr>
                <w:i/>
                <w:iCs/>
                <w:sz w:val="20"/>
                <w:szCs w:val="20"/>
                <w:lang w:val="en-US"/>
                <w:rPrChange w:id="513" w:author="USER" w:date="2022-09-06T15:02:00Z">
                  <w:rPr>
                    <w:i/>
                    <w:iCs/>
                    <w:sz w:val="20"/>
                    <w:szCs w:val="20"/>
                    <w:highlight w:val="yellow"/>
                    <w:lang w:val="en-US"/>
                  </w:rPr>
                </w:rPrChange>
              </w:rPr>
              <w:t>tomada</w:t>
            </w:r>
            <w:proofErr w:type="spellEnd"/>
            <w:r w:rsidRPr="00C15A00">
              <w:rPr>
                <w:i/>
                <w:iCs/>
                <w:sz w:val="20"/>
                <w:szCs w:val="20"/>
                <w:lang w:val="en-US"/>
                <w:rPrChange w:id="514" w:author="USER" w:date="2022-09-06T15:02:00Z">
                  <w:rPr>
                    <w:i/>
                    <w:iCs/>
                    <w:sz w:val="20"/>
                    <w:szCs w:val="20"/>
                    <w:highlight w:val="yellow"/>
                    <w:lang w:val="en-US"/>
                  </w:rPr>
                </w:rPrChange>
              </w:rPr>
              <w:t xml:space="preserve">: </w:t>
            </w:r>
            <w:r w:rsidRPr="00C15A00">
              <w:fldChar w:fldCharType="begin"/>
            </w:r>
            <w:r w:rsidRPr="00C15A00">
              <w:instrText xml:space="preserve"> HYPERLINK "Https://storage.cloud.softline.com/public/images/market_setting/logotype/53585/WS.png" </w:instrText>
            </w:r>
            <w:r w:rsidRPr="00C15A00">
              <w:fldChar w:fldCharType="separate"/>
            </w:r>
            <w:r w:rsidRPr="00C15A00">
              <w:rPr>
                <w:rStyle w:val="Hipervnculo"/>
                <w:i/>
                <w:iCs/>
                <w:sz w:val="20"/>
                <w:szCs w:val="20"/>
                <w:lang w:val="en-US"/>
                <w:rPrChange w:id="515" w:author="USER" w:date="2022-09-06T15:02:00Z">
                  <w:rPr>
                    <w:rStyle w:val="Hipervnculo"/>
                    <w:i/>
                    <w:iCs/>
                    <w:sz w:val="20"/>
                    <w:szCs w:val="20"/>
                    <w:highlight w:val="yellow"/>
                    <w:lang w:val="en-US"/>
                  </w:rPr>
                </w:rPrChange>
              </w:rPr>
              <w:t>Https://storage.cloud.softline.com/public/images/market_setting/logotype/53585/WS.png</w:t>
            </w:r>
            <w:r w:rsidRPr="00C15A00">
              <w:rPr>
                <w:rStyle w:val="Hipervnculo"/>
                <w:i/>
                <w:iCs/>
                <w:sz w:val="20"/>
                <w:szCs w:val="20"/>
                <w:lang w:val="en-US"/>
                <w:rPrChange w:id="516" w:author="USER" w:date="2022-09-06T15:02:00Z">
                  <w:rPr>
                    <w:rStyle w:val="Hipervnculo"/>
                    <w:i/>
                    <w:iCs/>
                    <w:sz w:val="20"/>
                    <w:szCs w:val="20"/>
                    <w:highlight w:val="yellow"/>
                    <w:lang w:val="en-US"/>
                  </w:rPr>
                </w:rPrChange>
              </w:rPr>
              <w:fldChar w:fldCharType="end"/>
            </w:r>
          </w:p>
          <w:p w14:paraId="0F0E8597" w14:textId="44A8192F" w:rsidR="00DA78AA" w:rsidRPr="00C15A00" w:rsidRDefault="00DA78AA" w:rsidP="00C15A00">
            <w:pPr>
              <w:snapToGrid w:val="0"/>
              <w:spacing w:after="120"/>
              <w:rPr>
                <w:i/>
                <w:iCs/>
                <w:sz w:val="20"/>
                <w:szCs w:val="20"/>
                <w:lang w:val="en-US"/>
              </w:rPr>
            </w:pPr>
            <w:r w:rsidRPr="00C15A00">
              <w:rPr>
                <w:color w:val="000000"/>
                <w:sz w:val="20"/>
                <w:szCs w:val="20"/>
                <w:shd w:val="clear" w:color="auto" w:fill="FFFFFF"/>
                <w:rPrChange w:id="517" w:author="USER" w:date="2022-09-06T15:02:00Z">
                  <w:rPr>
                    <w:color w:val="000000"/>
                    <w:sz w:val="20"/>
                    <w:szCs w:val="20"/>
                    <w:highlight w:val="yellow"/>
                    <w:shd w:val="clear" w:color="auto" w:fill="FFFFFF"/>
                  </w:rPr>
                </w:rPrChange>
              </w:rPr>
              <w:t xml:space="preserve">                                            228130_i</w:t>
            </w:r>
            <w:r w:rsidR="004914A7" w:rsidRPr="00C15A00">
              <w:rPr>
                <w:color w:val="000000"/>
                <w:sz w:val="20"/>
                <w:szCs w:val="20"/>
                <w:shd w:val="clear" w:color="auto" w:fill="FFFFFF"/>
                <w:rPrChange w:id="518" w:author="USER" w:date="2022-09-06T15:02:00Z">
                  <w:rPr>
                    <w:color w:val="000000"/>
                    <w:sz w:val="20"/>
                    <w:szCs w:val="20"/>
                    <w:highlight w:val="yellow"/>
                    <w:shd w:val="clear" w:color="auto" w:fill="FFFFFF"/>
                  </w:rPr>
                </w:rPrChange>
              </w:rPr>
              <w:t>30</w:t>
            </w:r>
          </w:p>
          <w:p w14:paraId="3B27B01F" w14:textId="77777777" w:rsidR="00DA78AA" w:rsidRPr="00C15A00" w:rsidRDefault="00DA78AA" w:rsidP="00C15A00">
            <w:pPr>
              <w:snapToGrid w:val="0"/>
              <w:spacing w:after="120"/>
              <w:rPr>
                <w:lang w:val="es-ES_tradnl"/>
              </w:rPr>
            </w:pPr>
            <w:r w:rsidRPr="00C15A00">
              <w:rPr>
                <w:lang w:val="es-ES_tradnl"/>
              </w:rPr>
              <w:t xml:space="preserve">El modelo de licenciamiento anterior era un servidor o CPU, que necesitaba de una licencia de </w:t>
            </w:r>
            <w:r w:rsidRPr="00C15A00">
              <w:rPr>
                <w:i/>
                <w:lang w:val="es-ES_tradnl"/>
              </w:rPr>
              <w:t>Windows Server</w:t>
            </w:r>
            <w:r w:rsidRPr="00C15A00">
              <w:rPr>
                <w:lang w:val="es-ES_tradnl"/>
              </w:rPr>
              <w:t xml:space="preserve">, a un nuevo modelo donde por cada núcleo de la CPU tenga una licencia </w:t>
            </w:r>
            <w:r w:rsidRPr="00C15A00">
              <w:rPr>
                <w:i/>
                <w:lang w:val="es-ES_tradnl"/>
              </w:rPr>
              <w:t>Core de Windows Server</w:t>
            </w:r>
            <w:r w:rsidRPr="00C15A00">
              <w:rPr>
                <w:lang w:val="es-ES_tradnl"/>
              </w:rPr>
              <w:t xml:space="preserve">, esto se debe a que las CPU actuales cuentan por varios núcleos o </w:t>
            </w:r>
            <w:r w:rsidRPr="00C15A00">
              <w:rPr>
                <w:i/>
                <w:lang w:val="es-ES_tradnl"/>
              </w:rPr>
              <w:t>Cores</w:t>
            </w:r>
            <w:r w:rsidRPr="00C15A00">
              <w:rPr>
                <w:lang w:val="es-ES_tradnl"/>
              </w:rPr>
              <w:t>, lo que se convierte en una CPU, existen varias CPU en forma de núcleos.</w:t>
            </w:r>
          </w:p>
        </w:tc>
      </w:tr>
    </w:tbl>
    <w:p w14:paraId="24B17049" w14:textId="15B5997A" w:rsidR="00DA78AA" w:rsidRDefault="00DA78AA" w:rsidP="002F3217">
      <w:pPr>
        <w:snapToGrid w:val="0"/>
        <w:spacing w:after="120" w:line="240" w:lineRule="auto"/>
        <w:ind w:firstLine="720"/>
        <w:rPr>
          <w:ins w:id="519" w:author="ELSA CRISTINA ARENAS MARTINEZ" w:date="2022-09-19T16:25:00Z"/>
        </w:rPr>
      </w:pPr>
    </w:p>
    <w:tbl>
      <w:tblPr>
        <w:tblStyle w:val="Tablaconcuadrcula"/>
        <w:tblW w:w="0" w:type="auto"/>
        <w:tblLook w:val="04A0" w:firstRow="1" w:lastRow="0" w:firstColumn="1" w:lastColumn="0" w:noHBand="0" w:noVBand="1"/>
      </w:tblPr>
      <w:tblGrid>
        <w:gridCol w:w="15690"/>
      </w:tblGrid>
      <w:tr w:rsidR="002F3217" w:rsidRPr="002D3A4B" w14:paraId="517026B0" w14:textId="77777777" w:rsidTr="00544702">
        <w:trPr>
          <w:trHeight w:val="444"/>
          <w:ins w:id="520" w:author="ELSA CRISTINA ARENAS MARTINEZ" w:date="2022-09-19T16:25:00Z"/>
        </w:trPr>
        <w:tc>
          <w:tcPr>
            <w:tcW w:w="15692" w:type="dxa"/>
            <w:shd w:val="clear" w:color="auto" w:fill="8DB3E2" w:themeFill="text2" w:themeFillTint="66"/>
          </w:tcPr>
          <w:p w14:paraId="0BA4EEF7" w14:textId="77777777" w:rsidR="002F3217" w:rsidRPr="002D3A4B" w:rsidRDefault="002F3217" w:rsidP="00544702">
            <w:pPr>
              <w:pStyle w:val="Ttulo1"/>
              <w:jc w:val="center"/>
              <w:outlineLvl w:val="0"/>
              <w:rPr>
                <w:ins w:id="521" w:author="ELSA CRISTINA ARENAS MARTINEZ" w:date="2022-09-19T16:25:00Z"/>
                <w:sz w:val="32"/>
                <w:szCs w:val="32"/>
                <w:highlight w:val="yellow"/>
                <w:rPrChange w:id="522" w:author="ELSA CRISTINA ARENAS MARTINEZ" w:date="2022-09-19T16:58:00Z">
                  <w:rPr>
                    <w:ins w:id="523" w:author="ELSA CRISTINA ARENAS MARTINEZ" w:date="2022-09-19T16:25:00Z"/>
                    <w:sz w:val="32"/>
                    <w:szCs w:val="32"/>
                  </w:rPr>
                </w:rPrChange>
              </w:rPr>
            </w:pPr>
            <w:bookmarkStart w:id="524" w:name="_Hlk114496988"/>
            <w:ins w:id="525" w:author="ELSA CRISTINA ARENAS MARTINEZ" w:date="2022-09-19T16:25:00Z">
              <w:r w:rsidRPr="002D3A4B">
                <w:rPr>
                  <w:sz w:val="32"/>
                  <w:szCs w:val="32"/>
                  <w:highlight w:val="yellow"/>
                  <w:rPrChange w:id="526" w:author="ELSA CRISTINA ARENAS MARTINEZ" w:date="2022-09-19T16:58:00Z">
                    <w:rPr>
                      <w:sz w:val="32"/>
                      <w:szCs w:val="32"/>
                    </w:rPr>
                  </w:rPrChange>
                </w:rPr>
                <w:t>Cuadro de texto</w:t>
              </w:r>
            </w:ins>
          </w:p>
        </w:tc>
      </w:tr>
      <w:moveToRangeStart w:id="527" w:author="ELSA CRISTINA ARENAS MARTINEZ" w:date="2022-09-19T16:25:00Z" w:name="move114497148"/>
      <w:tr w:rsidR="002F3217" w14:paraId="61E52FFF" w14:textId="77777777" w:rsidTr="00544702">
        <w:trPr>
          <w:ins w:id="528" w:author="ELSA CRISTINA ARENAS MARTINEZ" w:date="2022-09-19T16:25:00Z"/>
        </w:trPr>
        <w:tc>
          <w:tcPr>
            <w:tcW w:w="15692" w:type="dxa"/>
          </w:tcPr>
          <w:p w14:paraId="5689072D" w14:textId="5DF96B60" w:rsidR="002F3217" w:rsidRPr="00590F84" w:rsidRDefault="002F3217" w:rsidP="00544702">
            <w:pPr>
              <w:rPr>
                <w:ins w:id="529" w:author="ELSA CRISTINA ARENAS MARTINEZ" w:date="2022-09-19T16:25:00Z"/>
                <w:color w:val="BFBFBF" w:themeColor="background1" w:themeShade="BF"/>
              </w:rPr>
            </w:pPr>
            <w:moveTo w:id="530" w:author="ELSA CRISTINA ARENAS MARTINEZ" w:date="2022-09-19T16:25:00Z">
              <w:r w:rsidRPr="002D3A4B">
                <w:rPr>
                  <w:noProof/>
                  <w:highlight w:val="yellow"/>
                  <w:lang w:val="es-CO"/>
                  <w:rPrChange w:id="531" w:author="ELSA CRISTINA ARENAS MARTINEZ" w:date="2022-09-19T16:58:00Z">
                    <w:rPr>
                      <w:noProof/>
                      <w:lang w:val="es-CO"/>
                    </w:rPr>
                  </w:rPrChange>
                </w:rPr>
                <mc:AlternateContent>
                  <mc:Choice Requires="wps">
                    <w:drawing>
                      <wp:inline distT="0" distB="0" distL="0" distR="0" wp14:anchorId="449919B1" wp14:editId="407B70A5">
                        <wp:extent cx="9877425" cy="366395"/>
                        <wp:effectExtent l="76200" t="57150" r="85725" b="90805"/>
                        <wp:docPr id="45" name="Cuadro de texto 45"/>
                        <wp:cNvGraphicFramePr/>
                        <a:graphic xmlns:a="http://schemas.openxmlformats.org/drawingml/2006/main">
                          <a:graphicData uri="http://schemas.microsoft.com/office/word/2010/wordprocessingShape">
                            <wps:wsp>
                              <wps:cNvSpPr txBox="1"/>
                              <wps:spPr>
                                <a:xfrm>
                                  <a:off x="0" y="0"/>
                                  <a:ext cx="9877425" cy="366395"/>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2151E59F" w14:textId="77777777" w:rsidR="002F3217" w:rsidRPr="006C649F" w:rsidRDefault="002F3217" w:rsidP="002F3217">
                                    <w:pPr>
                                      <w:snapToGrid w:val="0"/>
                                      <w:spacing w:after="120" w:line="240" w:lineRule="auto"/>
                                      <w:jc w:val="center"/>
                                      <w:rPr>
                                        <w:lang w:val="es-ES_tradnl"/>
                                      </w:rPr>
                                    </w:pPr>
                                    <w:r>
                                      <w:rPr>
                                        <w:lang w:val="es-ES_tradnl"/>
                                      </w:rPr>
                                      <w:t xml:space="preserve">En resumen, </w:t>
                                    </w:r>
                                    <w:r w:rsidRPr="004D662C">
                                      <w:rPr>
                                        <w:lang w:val="es-ES_tradnl"/>
                                      </w:rPr>
                                      <w:t>existen muchos tipos de licencias específicas y se clasifican según el tipo, el uso, el tiempo y el público a quien va dirigido.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449919B1" id="Cuadro de texto 45" o:spid="_x0000_s1029" type="#_x0000_t202" style="width:777.75pt;height:2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" fillcolor="#4f81bd [3204]" strokecolor="white [3201]" strokeweight="3pt">
                        <v:shadow on="t" color="black" opacity="24903f" origin=",.5" offset="0,.55556mm"/>
                        <v:textbox style="mso-fit-shape-to-text:t">
                          <w:txbxContent>
                            <w:p w14:paraId="2151E59F" w14:textId="77777777" w:rsidR="002F3217" w:rsidRPr="006C649F" w:rsidRDefault="002F3217" w:rsidP="002F3217">
                              <w:pPr>
                                <w:snapToGrid w:val="0"/>
                                <w:spacing w:after="120" w:line="240" w:lineRule="auto"/>
                                <w:jc w:val="center"/>
                                <w:rPr>
                                  <w:lang w:val="es-ES_tradnl"/>
                                </w:rPr>
                              </w:pPr>
                              <w:r>
                                <w:rPr>
                                  <w:lang w:val="es-ES_tradnl"/>
                                </w:rPr>
                                <w:t xml:space="preserve">En resumen, </w:t>
                              </w:r>
                              <w:r w:rsidRPr="004D662C">
                                <w:rPr>
                                  <w:lang w:val="es-ES_tradnl"/>
                                </w:rPr>
                                <w:t>existen muchos tipos de licencias específicas y se clasifican según el tipo, el uso, el tiempo y el público a quien va dirigido.</w:t>
                              </w:r>
                            </w:p>
                          </w:txbxContent>
                        </v:textbox>
                        <w10:anchorlock/>
                      </v:shape>
                    </w:pict>
                  </mc:Fallback>
                </mc:AlternateContent>
              </w:r>
            </w:moveTo>
            <w:moveToRangeEnd w:id="527"/>
          </w:p>
        </w:tc>
      </w:tr>
      <w:bookmarkEnd w:id="524"/>
    </w:tbl>
    <w:p w14:paraId="72CDA6F9" w14:textId="77777777" w:rsidR="002F3217" w:rsidRPr="00C15A00" w:rsidRDefault="002F3217">
      <w:pPr>
        <w:snapToGrid w:val="0"/>
        <w:spacing w:after="120" w:line="240" w:lineRule="auto"/>
        <w:ind w:firstLine="720"/>
        <w:pPrChange w:id="532" w:author="ELSA CRISTINA ARENAS MARTINEZ" w:date="2022-09-19T16:25:00Z">
          <w:pPr>
            <w:snapToGrid w:val="0"/>
            <w:spacing w:after="120" w:line="240" w:lineRule="auto"/>
          </w:pPr>
        </w:pPrChange>
      </w:pPr>
    </w:p>
    <w:moveFromRangeStart w:id="533" w:author="ELSA CRISTINA ARENAS MARTINEZ" w:date="2022-09-19T16:25:00Z" w:name="move114497148"/>
    <w:p w14:paraId="60ADA060" w14:textId="1EE1305A" w:rsidR="004C0843" w:rsidRPr="00C15A00" w:rsidRDefault="004D662C" w:rsidP="00C15A00">
      <w:pPr>
        <w:snapToGrid w:val="0"/>
        <w:spacing w:after="120" w:line="240" w:lineRule="auto"/>
        <w:rPr>
          <w:lang w:val="es-ES_tradnl"/>
        </w:rPr>
      </w:pPr>
      <w:moveFrom w:id="534" w:author="ELSA CRISTINA ARENAS MARTINEZ" w:date="2022-09-19T16:25:00Z">
        <w:r w:rsidRPr="00C15A00" w:rsidDel="002F3217">
          <w:rPr>
            <w:noProof/>
            <w:lang w:val="es-CO"/>
          </w:rPr>
          <mc:AlternateContent>
            <mc:Choice Requires="wps">
              <w:drawing>
                <wp:inline distT="0" distB="0" distL="0" distR="0" wp14:anchorId="698F1C69" wp14:editId="4008C1F7">
                  <wp:extent cx="9877425" cy="366395"/>
                  <wp:effectExtent l="76200" t="57150" r="85725" b="90805"/>
                  <wp:docPr id="116" name="Cuadro de texto 116"/>
                  <wp:cNvGraphicFramePr/>
                  <a:graphic xmlns:a="http://schemas.openxmlformats.org/drawingml/2006/main">
                    <a:graphicData uri="http://schemas.microsoft.com/office/word/2010/wordprocessingShape">
                      <wps:wsp>
                        <wps:cNvSpPr txBox="1"/>
                        <wps:spPr>
                          <a:xfrm>
                            <a:off x="0" y="0"/>
                            <a:ext cx="9877425" cy="366395"/>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737DA711" w14:textId="4723C810" w:rsidR="00BD7376" w:rsidRPr="006C649F" w:rsidRDefault="00BD7376" w:rsidP="004D662C">
                              <w:pPr>
                                <w:snapToGrid w:val="0"/>
                                <w:spacing w:after="120" w:line="240" w:lineRule="auto"/>
                                <w:jc w:val="center"/>
                                <w:rPr>
                                  <w:lang w:val="es-ES_tradnl"/>
                                </w:rPr>
                              </w:pPr>
                              <w:r>
                                <w:rPr>
                                  <w:lang w:val="es-ES_tradnl"/>
                                </w:rPr>
                                <w:t xml:space="preserve">En resumen, </w:t>
                              </w:r>
                              <w:r w:rsidRPr="004D662C">
                                <w:rPr>
                                  <w:lang w:val="es-ES_tradnl"/>
                                </w:rPr>
                                <w:t>existen muchos tipos de licencias específicas y se clasifican según el tipo, el uso, el tiempo y el público a quien va dirigido.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698F1C69" id="Cuadro de texto 116" o:spid="_x0000_s1030" type="#_x0000_t202" style="width:777.75pt;height:2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" fillcolor="#4f81bd [3204]" strokecolor="white [3201]" strokeweight="3pt">
                  <v:shadow on="t" color="black" opacity="24903f" origin=",.5" offset="0,.55556mm"/>
                  <v:textbox style="mso-fit-shape-to-text:t">
                    <w:txbxContent>
                      <w:p w14:paraId="737DA711" w14:textId="4723C810" w:rsidR="00BD7376" w:rsidRPr="006C649F" w:rsidRDefault="00BD7376" w:rsidP="004D662C">
                        <w:pPr>
                          <w:snapToGrid w:val="0"/>
                          <w:spacing w:after="120" w:line="240" w:lineRule="auto"/>
                          <w:jc w:val="center"/>
                          <w:rPr>
                            <w:lang w:val="es-ES_tradnl"/>
                          </w:rPr>
                        </w:pPr>
                        <w:r>
                          <w:rPr>
                            <w:lang w:val="es-ES_tradnl"/>
                          </w:rPr>
                          <w:t xml:space="preserve">En resumen, </w:t>
                        </w:r>
                        <w:r w:rsidRPr="004D662C">
                          <w:rPr>
                            <w:lang w:val="es-ES_tradnl"/>
                          </w:rPr>
                          <w:t>existen muchos tipos de licencias específicas y se clasifican según el tipo, el uso, el tiempo y el público a quien va dirigido.</w:t>
                        </w:r>
                      </w:p>
                    </w:txbxContent>
                  </v:textbox>
                  <w10:anchorlock/>
                </v:shape>
              </w:pict>
            </mc:Fallback>
          </mc:AlternateContent>
        </w:r>
      </w:moveFrom>
      <w:moveFromRangeEnd w:id="533"/>
    </w:p>
    <w:p w14:paraId="5C79E204" w14:textId="43808182" w:rsidR="00DA78AA" w:rsidRPr="00C15A00" w:rsidRDefault="00DA78AA" w:rsidP="00C15A00">
      <w:pPr>
        <w:snapToGrid w:val="0"/>
        <w:spacing w:after="120" w:line="240" w:lineRule="auto"/>
        <w:rPr>
          <w:lang w:val="es-ES_tradnl"/>
        </w:rPr>
      </w:pPr>
      <w:r w:rsidRPr="00C15A00">
        <w:rPr>
          <w:b/>
          <w:bCs/>
          <w:sz w:val="24"/>
          <w:szCs w:val="24"/>
        </w:rPr>
        <w:t xml:space="preserve">1.2. Conceptos básicos de redes y </w:t>
      </w:r>
      <w:proofErr w:type="spellStart"/>
      <w:r w:rsidRPr="00C15A00">
        <w:rPr>
          <w:b/>
          <w:bCs/>
          <w:sz w:val="24"/>
          <w:szCs w:val="24"/>
        </w:rPr>
        <w:t>networking</w:t>
      </w:r>
      <w:proofErr w:type="spellEnd"/>
    </w:p>
    <w:tbl>
      <w:tblPr>
        <w:tblStyle w:val="Tablaconcuadrcula"/>
        <w:tblW w:w="0" w:type="auto"/>
        <w:tblLook w:val="04A0" w:firstRow="1" w:lastRow="0" w:firstColumn="1" w:lastColumn="0" w:noHBand="0" w:noVBand="1"/>
      </w:tblPr>
      <w:tblGrid>
        <w:gridCol w:w="15690"/>
      </w:tblGrid>
      <w:tr w:rsidR="007D23F9" w:rsidRPr="00C15A00" w14:paraId="47CDFC4E" w14:textId="77777777" w:rsidTr="00550CFC">
        <w:trPr>
          <w:trHeight w:val="444"/>
        </w:trPr>
        <w:tc>
          <w:tcPr>
            <w:tcW w:w="15690" w:type="dxa"/>
            <w:shd w:val="clear" w:color="auto" w:fill="8DB3E2" w:themeFill="text2" w:themeFillTint="66"/>
          </w:tcPr>
          <w:p w14:paraId="58657889" w14:textId="5945F65D" w:rsidR="007D23F9" w:rsidRPr="00C15A00" w:rsidRDefault="007D23F9" w:rsidP="00C15A00">
            <w:pPr>
              <w:pStyle w:val="Ttulo1"/>
              <w:jc w:val="center"/>
              <w:outlineLvl w:val="0"/>
              <w:rPr>
                <w:sz w:val="22"/>
                <w:szCs w:val="22"/>
              </w:rPr>
            </w:pPr>
            <w:r w:rsidRPr="00C15A00">
              <w:rPr>
                <w:sz w:val="22"/>
                <w:szCs w:val="22"/>
              </w:rPr>
              <w:t xml:space="preserve">1.2. Conceptos básicos de redes y </w:t>
            </w:r>
            <w:proofErr w:type="spellStart"/>
            <w:r w:rsidRPr="00C15A00">
              <w:rPr>
                <w:i/>
                <w:iCs/>
                <w:sz w:val="22"/>
                <w:szCs w:val="22"/>
              </w:rPr>
              <w:t>networking</w:t>
            </w:r>
            <w:proofErr w:type="spellEnd"/>
          </w:p>
        </w:tc>
      </w:tr>
      <w:tr w:rsidR="007D23F9" w:rsidRPr="00C15A00" w14:paraId="698B5630" w14:textId="77777777" w:rsidTr="00550CFC">
        <w:tc>
          <w:tcPr>
            <w:tcW w:w="15690" w:type="dxa"/>
          </w:tcPr>
          <w:p w14:paraId="11E95F01" w14:textId="3F620885" w:rsidR="007D23F9" w:rsidRPr="00C15A00" w:rsidRDefault="008C2DDD" w:rsidP="00C15A00">
            <w:pPr>
              <w:snapToGrid w:val="0"/>
              <w:spacing w:after="120"/>
              <w:rPr>
                <w:lang w:val="es-ES_tradnl"/>
              </w:rPr>
            </w:pPr>
            <w:r w:rsidRPr="00C15A00">
              <w:rPr>
                <w:lang w:val="es-ES_tradnl"/>
              </w:rPr>
              <w:t>U</w:t>
            </w:r>
            <w:r w:rsidR="007D23F9" w:rsidRPr="00C15A00">
              <w:rPr>
                <w:lang w:val="es-ES_tradnl"/>
              </w:rPr>
              <w:t>na red de computadoras que se interconectan entre sí</w:t>
            </w:r>
            <w:r w:rsidR="00D3658E" w:rsidRPr="00C15A00">
              <w:rPr>
                <w:lang w:val="es-ES_tradnl"/>
              </w:rPr>
              <w:t>,</w:t>
            </w:r>
            <w:r w:rsidR="007D23F9" w:rsidRPr="00C15A00">
              <w:rPr>
                <w:lang w:val="es-ES_tradnl"/>
              </w:rPr>
              <w:t xml:space="preserve"> </w:t>
            </w:r>
            <w:r w:rsidRPr="00C15A00">
              <w:rPr>
                <w:lang w:val="es-ES_tradnl"/>
              </w:rPr>
              <w:t xml:space="preserve">se </w:t>
            </w:r>
            <w:r w:rsidR="004319FE" w:rsidRPr="00C15A00">
              <w:rPr>
                <w:lang w:val="es-ES_tradnl"/>
              </w:rPr>
              <w:t>define</w:t>
            </w:r>
            <w:r w:rsidRPr="00C15A00">
              <w:rPr>
                <w:lang w:val="es-ES_tradnl"/>
              </w:rPr>
              <w:t xml:space="preserve"> como una red, </w:t>
            </w:r>
            <w:r w:rsidR="007D23F9" w:rsidRPr="00C15A00">
              <w:rPr>
                <w:lang w:val="es-ES_tradnl"/>
              </w:rPr>
              <w:t>utilizando dispositivos físicos que envían y reciben datos con el fin de compartir recursos, información y ofrecer múltiples servicios</w:t>
            </w:r>
            <w:r w:rsidRPr="00C15A00">
              <w:rPr>
                <w:lang w:val="es-ES_tradnl"/>
              </w:rPr>
              <w:t>. E</w:t>
            </w:r>
            <w:r w:rsidR="007D23F9" w:rsidRPr="00C15A00">
              <w:rPr>
                <w:lang w:val="es-ES_tradnl"/>
              </w:rPr>
              <w:t>l alcance de una red dependerá de su tamaño geográfico, ya que puede variar desde po</w:t>
            </w:r>
            <w:r w:rsidRPr="00C15A00">
              <w:rPr>
                <w:lang w:val="es-ES_tradnl"/>
              </w:rPr>
              <w:t xml:space="preserve">cos </w:t>
            </w:r>
            <w:r w:rsidR="007D23F9" w:rsidRPr="00C15A00">
              <w:rPr>
                <w:lang w:val="es-ES_tradnl"/>
              </w:rPr>
              <w:t>equipos en una empresa hasta miles de e</w:t>
            </w:r>
            <w:r w:rsidRPr="00C15A00">
              <w:rPr>
                <w:lang w:val="es-ES_tradnl"/>
              </w:rPr>
              <w:t>sto</w:t>
            </w:r>
            <w:r w:rsidR="007D23F9" w:rsidRPr="00C15A00">
              <w:rPr>
                <w:lang w:val="es-ES_tradnl"/>
              </w:rPr>
              <w:t>s conectados a largas distancias, es por esto que las redes se catalogan según su extensión de la siguiente</w:t>
            </w:r>
            <w:r w:rsidR="00906189" w:rsidRPr="00C15A00">
              <w:rPr>
                <w:lang w:val="es-ES_tradnl"/>
              </w:rPr>
              <w:t xml:space="preserve"> forma</w:t>
            </w:r>
            <w:r w:rsidR="007D23F9" w:rsidRPr="00C15A00">
              <w:rPr>
                <w:lang w:val="es-ES_tradnl"/>
              </w:rPr>
              <w:t>:</w:t>
            </w:r>
          </w:p>
          <w:p w14:paraId="1C22EEED" w14:textId="677168F6" w:rsidR="007D23F9" w:rsidRPr="00C15A00" w:rsidRDefault="007D23F9" w:rsidP="00C15A00">
            <w:pPr>
              <w:snapToGrid w:val="0"/>
              <w:spacing w:after="120"/>
              <w:rPr>
                <w:lang w:val="es-ES_tradnl"/>
              </w:rPr>
            </w:pPr>
            <w:r w:rsidRPr="00C15A00">
              <w:rPr>
                <w:b/>
                <w:lang w:val="es-ES_tradnl"/>
              </w:rPr>
              <w:t>Red de área local:</w:t>
            </w:r>
            <w:r w:rsidRPr="00C15A00">
              <w:rPr>
                <w:lang w:val="es-ES_tradnl"/>
              </w:rPr>
              <w:t xml:space="preserve"> esta red suele interconecta</w:t>
            </w:r>
            <w:r w:rsidR="00BE5D5B" w:rsidRPr="00C15A00">
              <w:rPr>
                <w:lang w:val="es-ES_tradnl"/>
              </w:rPr>
              <w:t>r</w:t>
            </w:r>
            <w:r w:rsidRPr="00C15A00">
              <w:rPr>
                <w:lang w:val="es-ES_tradnl"/>
              </w:rPr>
              <w:t xml:space="preserve"> equipos y dispositivos cerca, </w:t>
            </w:r>
            <w:r w:rsidR="00BE5D5B" w:rsidRPr="00C15A00">
              <w:rPr>
                <w:lang w:val="es-ES_tradnl"/>
              </w:rPr>
              <w:t xml:space="preserve">por </w:t>
            </w:r>
            <w:r w:rsidR="004319FE" w:rsidRPr="00C15A00">
              <w:rPr>
                <w:lang w:val="es-ES_tradnl"/>
              </w:rPr>
              <w:t>ejemplo,</w:t>
            </w:r>
            <w:r w:rsidRPr="00C15A00">
              <w:rPr>
                <w:lang w:val="es-ES_tradnl"/>
              </w:rPr>
              <w:t xml:space="preserve"> en una empresa o un hogar</w:t>
            </w:r>
            <w:r w:rsidR="00BE5D5B" w:rsidRPr="00C15A00">
              <w:rPr>
                <w:lang w:val="es-ES_tradnl"/>
              </w:rPr>
              <w:t xml:space="preserve">. Existen </w:t>
            </w:r>
            <w:r w:rsidRPr="00C15A00">
              <w:rPr>
                <w:lang w:val="es-ES_tradnl"/>
              </w:rPr>
              <w:t>otras redes</w:t>
            </w:r>
            <w:r w:rsidR="00BE5D5B" w:rsidRPr="00C15A00">
              <w:rPr>
                <w:lang w:val="es-ES_tradnl"/>
              </w:rPr>
              <w:t xml:space="preserve"> como la</w:t>
            </w:r>
            <w:r w:rsidRPr="00C15A00">
              <w:rPr>
                <w:lang w:val="es-ES_tradnl"/>
              </w:rPr>
              <w:t xml:space="preserve"> (WAN) </w:t>
            </w:r>
            <w:r w:rsidR="00BE5D5B" w:rsidRPr="00C15A00">
              <w:rPr>
                <w:lang w:val="es-ES_tradnl"/>
              </w:rPr>
              <w:t xml:space="preserve">que es </w:t>
            </w:r>
            <w:r w:rsidRPr="00C15A00">
              <w:rPr>
                <w:lang w:val="es-ES_tradnl"/>
              </w:rPr>
              <w:t xml:space="preserve">una red de </w:t>
            </w:r>
            <w:r w:rsidR="003C6BEE" w:rsidRPr="00C15A00">
              <w:rPr>
                <w:lang w:val="es-ES_tradnl"/>
              </w:rPr>
              <w:t>área</w:t>
            </w:r>
            <w:r w:rsidRPr="00C15A00">
              <w:rPr>
                <w:lang w:val="es-ES_tradnl"/>
              </w:rPr>
              <w:t xml:space="preserve"> extensa</w:t>
            </w:r>
            <w:r w:rsidR="00BE5D5B" w:rsidRPr="00C15A00">
              <w:rPr>
                <w:lang w:val="es-ES_tradnl"/>
              </w:rPr>
              <w:t xml:space="preserve"> y</w:t>
            </w:r>
            <w:r w:rsidRPr="00C15A00">
              <w:rPr>
                <w:lang w:val="es-ES_tradnl"/>
              </w:rPr>
              <w:t xml:space="preserve"> conecta varios equipos que se encuentran a largas distancias</w:t>
            </w:r>
            <w:r w:rsidR="00A345B1" w:rsidRPr="00C15A00">
              <w:rPr>
                <w:lang w:val="es-ES_tradnl"/>
              </w:rPr>
              <w:t>,</w:t>
            </w:r>
            <w:r w:rsidRPr="00C15A00">
              <w:rPr>
                <w:lang w:val="es-ES_tradnl"/>
              </w:rPr>
              <w:t xml:space="preserve"> </w:t>
            </w:r>
            <w:r w:rsidR="003C6BEE" w:rsidRPr="00C15A00">
              <w:rPr>
                <w:lang w:val="es-ES_tradnl"/>
              </w:rPr>
              <w:t>un ejemplo de esta ser</w:t>
            </w:r>
            <w:r w:rsidR="00BE5D5B" w:rsidRPr="00C15A00">
              <w:rPr>
                <w:lang w:val="es-ES_tradnl"/>
              </w:rPr>
              <w:t>í</w:t>
            </w:r>
            <w:r w:rsidR="003C6BEE" w:rsidRPr="00C15A00">
              <w:rPr>
                <w:lang w:val="es-ES_tradnl"/>
              </w:rPr>
              <w:t>a</w:t>
            </w:r>
            <w:r w:rsidRPr="00C15A00">
              <w:rPr>
                <w:lang w:val="es-ES_tradnl"/>
              </w:rPr>
              <w:t xml:space="preserve"> dos LAN interconectadas a largas distancias</w:t>
            </w:r>
            <w:r w:rsidR="005F4918" w:rsidRPr="00C15A00">
              <w:rPr>
                <w:lang w:val="es-ES_tradnl"/>
              </w:rPr>
              <w:t>. E</w:t>
            </w:r>
            <w:r w:rsidRPr="00C15A00">
              <w:rPr>
                <w:lang w:val="es-ES_tradnl"/>
              </w:rPr>
              <w:t>l internet es un tipo de red WAN</w:t>
            </w:r>
            <w:r w:rsidR="00BE5D5B" w:rsidRPr="00C15A00">
              <w:rPr>
                <w:lang w:val="es-ES_tradnl"/>
              </w:rPr>
              <w:t xml:space="preserve"> </w:t>
            </w:r>
            <w:r w:rsidR="005A483E" w:rsidRPr="00C15A00">
              <w:rPr>
                <w:lang w:val="es-ES_tradnl"/>
              </w:rPr>
              <w:t>(Tanenbaum et al, 2012).</w:t>
            </w:r>
          </w:p>
          <w:p w14:paraId="0334CB19" w14:textId="77777777" w:rsidR="007D23F9" w:rsidRPr="00C15A00" w:rsidRDefault="007D23F9" w:rsidP="00C15A00">
            <w:pPr>
              <w:snapToGrid w:val="0"/>
              <w:spacing w:after="120"/>
              <w:jc w:val="center"/>
              <w:rPr>
                <w:lang w:val="es-ES_tradnl"/>
              </w:rPr>
            </w:pPr>
            <w:r w:rsidRPr="00C15A00">
              <w:rPr>
                <w:noProof/>
                <w:lang w:val="es-CO"/>
              </w:rPr>
              <w:drawing>
                <wp:inline distT="0" distB="0" distL="0" distR="0" wp14:anchorId="57A0DCBE" wp14:editId="2D54C644">
                  <wp:extent cx="2757956" cy="2068467"/>
                  <wp:effectExtent l="0" t="0" r="4445" b="8255"/>
                  <wp:docPr id="23" name="Imagen 23" descr="tipos de redes informáticas según su alcance -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pos de redes informáticas según su alcance - Hom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4718" cy="2073539"/>
                          </a:xfrm>
                          <a:prstGeom prst="rect">
                            <a:avLst/>
                          </a:prstGeom>
                          <a:noFill/>
                          <a:ln>
                            <a:noFill/>
                          </a:ln>
                        </pic:spPr>
                      </pic:pic>
                    </a:graphicData>
                  </a:graphic>
                </wp:inline>
              </w:drawing>
            </w:r>
          </w:p>
          <w:p w14:paraId="6EEA72D6" w14:textId="77777777" w:rsidR="00DA78AA" w:rsidRPr="00C15A00" w:rsidRDefault="00DA78AA" w:rsidP="00C15A00">
            <w:pPr>
              <w:snapToGrid w:val="0"/>
              <w:spacing w:after="120"/>
              <w:jc w:val="center"/>
              <w:rPr>
                <w:i/>
                <w:iCs/>
                <w:sz w:val="20"/>
                <w:szCs w:val="20"/>
                <w:lang w:val="es-ES_tradnl"/>
                <w:rPrChange w:id="535" w:author="USER" w:date="2022-09-06T15:02:00Z">
                  <w:rPr>
                    <w:i/>
                    <w:iCs/>
                    <w:sz w:val="20"/>
                    <w:szCs w:val="20"/>
                    <w:highlight w:val="yellow"/>
                    <w:lang w:val="es-ES_tradnl"/>
                  </w:rPr>
                </w:rPrChange>
              </w:rPr>
            </w:pPr>
            <w:r w:rsidRPr="00C15A00">
              <w:rPr>
                <w:i/>
                <w:iCs/>
                <w:sz w:val="20"/>
                <w:szCs w:val="20"/>
                <w:lang w:val="es-ES_tradnl"/>
                <w:rPrChange w:id="536" w:author="USER" w:date="2022-09-06T15:02:00Z">
                  <w:rPr>
                    <w:i/>
                    <w:iCs/>
                    <w:sz w:val="20"/>
                    <w:szCs w:val="20"/>
                    <w:highlight w:val="yellow"/>
                    <w:lang w:val="es-ES_tradnl"/>
                  </w:rPr>
                </w:rPrChange>
              </w:rPr>
              <w:t xml:space="preserve">Imagen de referencia tomada: </w:t>
            </w:r>
            <w:r w:rsidRPr="00C15A00">
              <w:fldChar w:fldCharType="begin"/>
            </w:r>
            <w:r w:rsidRPr="00C15A00">
              <w:instrText xml:space="preserve"> HYPERLINK "https://788971628551974810.weebly.com/uploads/3/1/6/0/31608329/8455524.jpg?1404440420" </w:instrText>
            </w:r>
            <w:r w:rsidRPr="00C15A00">
              <w:fldChar w:fldCharType="separate"/>
            </w:r>
            <w:r w:rsidRPr="00C15A00">
              <w:rPr>
                <w:rStyle w:val="Hipervnculo"/>
                <w:i/>
                <w:iCs/>
                <w:sz w:val="20"/>
                <w:szCs w:val="20"/>
                <w:lang w:val="es-ES_tradnl"/>
                <w:rPrChange w:id="537" w:author="USER" w:date="2022-09-06T15:02:00Z">
                  <w:rPr>
                    <w:rStyle w:val="Hipervnculo"/>
                    <w:i/>
                    <w:iCs/>
                    <w:sz w:val="20"/>
                    <w:szCs w:val="20"/>
                    <w:highlight w:val="yellow"/>
                    <w:lang w:val="es-ES_tradnl"/>
                  </w:rPr>
                </w:rPrChange>
              </w:rPr>
              <w:t>https://788971628551974810.weebly.com/uploads/3/1/6/0/31608329/8455524.jpg?1404440420</w:t>
            </w:r>
            <w:r w:rsidRPr="00C15A00">
              <w:rPr>
                <w:rStyle w:val="Hipervnculo"/>
                <w:i/>
                <w:iCs/>
                <w:sz w:val="20"/>
                <w:szCs w:val="20"/>
                <w:lang w:val="es-ES_tradnl"/>
                <w:rPrChange w:id="538" w:author="USER" w:date="2022-09-06T15:02:00Z">
                  <w:rPr>
                    <w:rStyle w:val="Hipervnculo"/>
                    <w:i/>
                    <w:iCs/>
                    <w:sz w:val="20"/>
                    <w:szCs w:val="20"/>
                    <w:highlight w:val="yellow"/>
                    <w:lang w:val="es-ES_tradnl"/>
                  </w:rPr>
                </w:rPrChange>
              </w:rPr>
              <w:fldChar w:fldCharType="end"/>
            </w:r>
            <w:r w:rsidRPr="00C15A00">
              <w:rPr>
                <w:i/>
                <w:iCs/>
                <w:sz w:val="20"/>
                <w:szCs w:val="20"/>
                <w:lang w:val="es-ES_tradnl"/>
                <w:rPrChange w:id="539" w:author="USER" w:date="2022-09-06T15:02:00Z">
                  <w:rPr>
                    <w:i/>
                    <w:iCs/>
                    <w:sz w:val="20"/>
                    <w:szCs w:val="20"/>
                    <w:highlight w:val="yellow"/>
                    <w:lang w:val="es-ES_tradnl"/>
                  </w:rPr>
                </w:rPrChange>
              </w:rPr>
              <w:t xml:space="preserve"> </w:t>
            </w:r>
          </w:p>
          <w:p w14:paraId="1B603F1F" w14:textId="5F6DFDDE" w:rsidR="007D23F9" w:rsidRPr="00C15A00" w:rsidRDefault="00DA78AA" w:rsidP="00C15A00">
            <w:pPr>
              <w:snapToGrid w:val="0"/>
              <w:spacing w:after="120"/>
              <w:jc w:val="center"/>
              <w:rPr>
                <w:i/>
                <w:iCs/>
                <w:sz w:val="20"/>
                <w:szCs w:val="20"/>
                <w:lang w:val="es-ES_tradnl"/>
              </w:rPr>
            </w:pPr>
            <w:r w:rsidRPr="00C15A00">
              <w:rPr>
                <w:color w:val="000000"/>
                <w:sz w:val="20"/>
                <w:szCs w:val="20"/>
                <w:shd w:val="clear" w:color="auto" w:fill="FFFFFF"/>
                <w:rPrChange w:id="540" w:author="USER" w:date="2022-09-06T15:02:00Z">
                  <w:rPr>
                    <w:color w:val="000000"/>
                    <w:sz w:val="20"/>
                    <w:szCs w:val="20"/>
                    <w:highlight w:val="yellow"/>
                    <w:shd w:val="clear" w:color="auto" w:fill="FFFFFF"/>
                  </w:rPr>
                </w:rPrChange>
              </w:rPr>
              <w:t>228130_i</w:t>
            </w:r>
            <w:r w:rsidR="004914A7" w:rsidRPr="00C15A00">
              <w:rPr>
                <w:color w:val="000000"/>
                <w:sz w:val="20"/>
                <w:szCs w:val="20"/>
                <w:shd w:val="clear" w:color="auto" w:fill="FFFFFF"/>
                <w:rPrChange w:id="541" w:author="USER" w:date="2022-09-06T15:02:00Z">
                  <w:rPr>
                    <w:color w:val="000000"/>
                    <w:sz w:val="20"/>
                    <w:szCs w:val="20"/>
                    <w:highlight w:val="yellow"/>
                    <w:shd w:val="clear" w:color="auto" w:fill="FFFFFF"/>
                  </w:rPr>
                </w:rPrChange>
              </w:rPr>
              <w:t>31</w:t>
            </w:r>
            <w:r w:rsidR="007D23F9" w:rsidRPr="00C15A00">
              <w:rPr>
                <w:i/>
                <w:iCs/>
                <w:sz w:val="20"/>
                <w:szCs w:val="20"/>
                <w:lang w:val="es-ES_tradnl"/>
              </w:rPr>
              <w:t xml:space="preserve"> </w:t>
            </w:r>
          </w:p>
          <w:p w14:paraId="56625537" w14:textId="7B6404B7" w:rsidR="007D23F9" w:rsidRPr="00C15A00" w:rsidRDefault="007D23F9" w:rsidP="00C15A00">
            <w:pPr>
              <w:snapToGrid w:val="0"/>
              <w:spacing w:after="120"/>
              <w:rPr>
                <w:lang w:val="es-ES_tradnl"/>
              </w:rPr>
            </w:pPr>
            <w:r w:rsidRPr="00C15A00">
              <w:rPr>
                <w:lang w:val="es-ES_tradnl"/>
              </w:rPr>
              <w:t xml:space="preserve">Otro concepto </w:t>
            </w:r>
            <w:r w:rsidR="00C9007E" w:rsidRPr="00C15A00">
              <w:rPr>
                <w:lang w:val="es-ES_tradnl"/>
              </w:rPr>
              <w:t>que debe tenerse en cuenta</w:t>
            </w:r>
            <w:r w:rsidRPr="00C15A00">
              <w:rPr>
                <w:lang w:val="es-ES_tradnl"/>
              </w:rPr>
              <w:t xml:space="preserve"> es</w:t>
            </w:r>
            <w:r w:rsidR="00DC7F38" w:rsidRPr="00C15A00">
              <w:rPr>
                <w:lang w:val="es-ES_tradnl"/>
              </w:rPr>
              <w:t xml:space="preserve"> la </w:t>
            </w:r>
            <w:r w:rsidRPr="00C15A00">
              <w:rPr>
                <w:i/>
                <w:lang w:val="es-ES_tradnl"/>
              </w:rPr>
              <w:t>Intranet</w:t>
            </w:r>
            <w:r w:rsidR="00D4410E" w:rsidRPr="00C15A00">
              <w:rPr>
                <w:i/>
                <w:lang w:val="es-ES_tradnl"/>
              </w:rPr>
              <w:t>,</w:t>
            </w:r>
            <w:r w:rsidRPr="00C15A00">
              <w:rPr>
                <w:lang w:val="es-ES_tradnl"/>
              </w:rPr>
              <w:t xml:space="preserve"> que </w:t>
            </w:r>
            <w:r w:rsidR="00DC7F38" w:rsidRPr="00C15A00">
              <w:rPr>
                <w:lang w:val="es-ES_tradnl"/>
              </w:rPr>
              <w:t xml:space="preserve">es </w:t>
            </w:r>
            <w:r w:rsidRPr="00C15A00">
              <w:rPr>
                <w:lang w:val="es-ES_tradnl"/>
              </w:rPr>
              <w:t>básicamente</w:t>
            </w:r>
            <w:r w:rsidR="00D4410E" w:rsidRPr="00C15A00">
              <w:rPr>
                <w:lang w:val="es-ES_tradnl"/>
              </w:rPr>
              <w:t>,</w:t>
            </w:r>
            <w:r w:rsidR="00DC7F38" w:rsidRPr="00C15A00">
              <w:rPr>
                <w:lang w:val="es-ES_tradnl"/>
              </w:rPr>
              <w:t xml:space="preserve"> </w:t>
            </w:r>
            <w:r w:rsidRPr="00C15A00">
              <w:rPr>
                <w:lang w:val="es-ES_tradnl"/>
              </w:rPr>
              <w:t xml:space="preserve">una red interna </w:t>
            </w:r>
            <w:r w:rsidR="005E3284" w:rsidRPr="00C15A00">
              <w:rPr>
                <w:lang w:val="es-ES_tradnl"/>
              </w:rPr>
              <w:t xml:space="preserve">con </w:t>
            </w:r>
            <w:r w:rsidRPr="00C15A00">
              <w:rPr>
                <w:lang w:val="es-ES_tradnl"/>
              </w:rPr>
              <w:t xml:space="preserve">un alcance dentro de </w:t>
            </w:r>
            <w:r w:rsidR="0011664A" w:rsidRPr="00C15A00">
              <w:rPr>
                <w:lang w:val="es-ES_tradnl"/>
              </w:rPr>
              <w:t>una</w:t>
            </w:r>
            <w:r w:rsidRPr="00C15A00">
              <w:rPr>
                <w:lang w:val="es-ES_tradnl"/>
              </w:rPr>
              <w:t xml:space="preserve"> organización o entidad, este tipo de red nos garantiza un mejor control de la seguridad, estabilidad y </w:t>
            </w:r>
            <w:r w:rsidRPr="00C15A00">
              <w:rPr>
                <w:i/>
                <w:iCs/>
                <w:lang w:val="es-ES_tradnl"/>
              </w:rPr>
              <w:t>performance</w:t>
            </w:r>
            <w:r w:rsidRPr="00C15A00">
              <w:rPr>
                <w:lang w:val="es-ES_tradnl"/>
              </w:rPr>
              <w:t xml:space="preserve"> en la gestión de la información.</w:t>
            </w:r>
          </w:p>
          <w:p w14:paraId="7D568FAA" w14:textId="31C8D0B1" w:rsidR="007D23F9" w:rsidRPr="00C15A00" w:rsidRDefault="00DC7F38" w:rsidP="00C15A00">
            <w:pPr>
              <w:snapToGrid w:val="0"/>
              <w:spacing w:after="120"/>
              <w:rPr>
                <w:lang w:val="es-ES_tradnl"/>
              </w:rPr>
            </w:pPr>
            <w:r w:rsidRPr="00C15A00">
              <w:rPr>
                <w:lang w:val="es-ES_tradnl"/>
              </w:rPr>
              <w:t>Entre l</w:t>
            </w:r>
            <w:r w:rsidR="007D23F9" w:rsidRPr="00C15A00">
              <w:rPr>
                <w:lang w:val="es-ES_tradnl"/>
              </w:rPr>
              <w:t xml:space="preserve">os medios de conexión que permiten intercambiar datos </w:t>
            </w:r>
            <w:r w:rsidRPr="00C15A00">
              <w:rPr>
                <w:lang w:val="es-ES_tradnl"/>
              </w:rPr>
              <w:t xml:space="preserve">se encuentra </w:t>
            </w:r>
            <w:r w:rsidR="007D23F9" w:rsidRPr="00C15A00">
              <w:rPr>
                <w:lang w:val="es-ES_tradnl"/>
              </w:rPr>
              <w:t>el cable de red, existe el cable de par trenzado</w:t>
            </w:r>
            <w:r w:rsidR="00432F6B" w:rsidRPr="00C15A00">
              <w:rPr>
                <w:lang w:val="es-ES_tradnl"/>
              </w:rPr>
              <w:t xml:space="preserve"> que</w:t>
            </w:r>
            <w:r w:rsidR="007D23F9" w:rsidRPr="00C15A00">
              <w:rPr>
                <w:lang w:val="es-ES_tradnl"/>
              </w:rPr>
              <w:t xml:space="preserve"> es el medio de transmisión </w:t>
            </w:r>
            <w:r w:rsidR="00C8750B" w:rsidRPr="00C15A00">
              <w:rPr>
                <w:lang w:val="es-ES_tradnl"/>
              </w:rPr>
              <w:t>más</w:t>
            </w:r>
            <w:r w:rsidR="007D23F9" w:rsidRPr="00C15A00">
              <w:rPr>
                <w:lang w:val="es-ES_tradnl"/>
              </w:rPr>
              <w:t xml:space="preserve"> utilizado</w:t>
            </w:r>
            <w:r w:rsidR="00432F6B" w:rsidRPr="00C15A00">
              <w:rPr>
                <w:lang w:val="es-ES_tradnl"/>
              </w:rPr>
              <w:t>, el cual, está</w:t>
            </w:r>
            <w:r w:rsidR="007D23F9" w:rsidRPr="00C15A00">
              <w:rPr>
                <w:lang w:val="es-ES_tradnl"/>
              </w:rPr>
              <w:t xml:space="preserve"> formado por dos hebras aislada</w:t>
            </w:r>
            <w:r w:rsidR="00432F6B" w:rsidRPr="00C15A00">
              <w:rPr>
                <w:lang w:val="es-ES_tradnl"/>
              </w:rPr>
              <w:t>s</w:t>
            </w:r>
            <w:r w:rsidR="007D23F9" w:rsidRPr="00C15A00">
              <w:rPr>
                <w:lang w:val="es-ES_tradnl"/>
              </w:rPr>
              <w:t xml:space="preserve"> de hilo de cobre o aleación trenzado entre sí.</w:t>
            </w:r>
            <w:r w:rsidR="00432F6B" w:rsidRPr="00C15A00">
              <w:rPr>
                <w:lang w:val="es-ES_tradnl"/>
              </w:rPr>
              <w:t xml:space="preserve"> </w:t>
            </w:r>
            <w:r w:rsidR="007D23F9" w:rsidRPr="00C15A00">
              <w:rPr>
                <w:lang w:val="es-ES_tradnl"/>
              </w:rPr>
              <w:t xml:space="preserve">Estos cables pueden transportar datos y señales a distancias de 100 metros y son llamados cables UTP, también es el cable en una LAN algo parecido </w:t>
            </w:r>
            <w:r w:rsidR="00D320BC" w:rsidRPr="00C15A00">
              <w:rPr>
                <w:lang w:val="es-ES_tradnl"/>
              </w:rPr>
              <w:t>se encuentra</w:t>
            </w:r>
            <w:r w:rsidR="007D23F9" w:rsidRPr="00C15A00">
              <w:rPr>
                <w:lang w:val="es-ES_tradnl"/>
              </w:rPr>
              <w:t xml:space="preserve"> con los cables STP</w:t>
            </w:r>
            <w:r w:rsidR="00D320BC" w:rsidRPr="00C15A00">
              <w:rPr>
                <w:lang w:val="es-ES_tradnl"/>
              </w:rPr>
              <w:t>,</w:t>
            </w:r>
            <w:r w:rsidR="007D23F9" w:rsidRPr="00C15A00">
              <w:rPr>
                <w:lang w:val="es-ES_tradnl"/>
              </w:rPr>
              <w:t xml:space="preserve"> que utilizan una funda de cobr</w:t>
            </w:r>
            <w:r w:rsidR="00D320BC" w:rsidRPr="00C15A00">
              <w:rPr>
                <w:lang w:val="es-ES_tradnl"/>
              </w:rPr>
              <w:t>e</w:t>
            </w:r>
            <w:r w:rsidR="007D23F9" w:rsidRPr="00C15A00">
              <w:rPr>
                <w:lang w:val="es-ES_tradnl"/>
              </w:rPr>
              <w:t xml:space="preserve"> trenzado</w:t>
            </w:r>
            <w:r w:rsidR="00D320BC" w:rsidRPr="00C15A00">
              <w:rPr>
                <w:lang w:val="es-ES_tradnl"/>
              </w:rPr>
              <w:t>,</w:t>
            </w:r>
            <w:r w:rsidR="007D23F9" w:rsidRPr="00C15A00">
              <w:rPr>
                <w:lang w:val="es-ES_tradnl"/>
              </w:rPr>
              <w:t xml:space="preserve"> que es </w:t>
            </w:r>
            <w:r w:rsidR="00C8750B" w:rsidRPr="00C15A00">
              <w:rPr>
                <w:lang w:val="es-ES_tradnl"/>
              </w:rPr>
              <w:t>más</w:t>
            </w:r>
            <w:r w:rsidR="007D23F9" w:rsidRPr="00C15A00">
              <w:rPr>
                <w:lang w:val="es-ES_tradnl"/>
              </w:rPr>
              <w:t xml:space="preserve"> protector </w:t>
            </w:r>
            <w:r w:rsidR="00D320BC" w:rsidRPr="00C15A00">
              <w:rPr>
                <w:lang w:val="es-ES_tradnl"/>
              </w:rPr>
              <w:t>d</w:t>
            </w:r>
            <w:r w:rsidR="007D23F9" w:rsidRPr="00C15A00">
              <w:rPr>
                <w:lang w:val="es-ES_tradnl"/>
              </w:rPr>
              <w:t>e interferencias.</w:t>
            </w:r>
            <w:r w:rsidR="00961417" w:rsidRPr="00C15A00">
              <w:rPr>
                <w:lang w:val="es-ES_tradnl"/>
              </w:rPr>
              <w:t xml:space="preserve"> </w:t>
            </w:r>
            <w:r w:rsidR="007D23F9" w:rsidRPr="00C15A00">
              <w:rPr>
                <w:lang w:val="es-ES_tradnl"/>
              </w:rPr>
              <w:t>El cableado par trenzado generalmente utiliza conectores RJ-45 (</w:t>
            </w:r>
            <w:proofErr w:type="spellStart"/>
            <w:r w:rsidR="007D23F9" w:rsidRPr="00C15A00">
              <w:rPr>
                <w:i/>
                <w:iCs/>
                <w:lang w:val="es-ES_tradnl"/>
              </w:rPr>
              <w:t>Registered</w:t>
            </w:r>
            <w:proofErr w:type="spellEnd"/>
            <w:r w:rsidR="007D23F9" w:rsidRPr="00C15A00">
              <w:rPr>
                <w:i/>
                <w:iCs/>
                <w:lang w:val="es-ES_tradnl"/>
              </w:rPr>
              <w:t xml:space="preserve"> Jack)</w:t>
            </w:r>
            <w:r w:rsidR="007D23F9" w:rsidRPr="00C15A00">
              <w:rPr>
                <w:lang w:val="es-ES_tradnl"/>
              </w:rPr>
              <w:t xml:space="preserve"> para </w:t>
            </w:r>
            <w:r w:rsidR="00961417" w:rsidRPr="00C15A00">
              <w:rPr>
                <w:lang w:val="es-ES_tradnl"/>
              </w:rPr>
              <w:t xml:space="preserve">la conexión </w:t>
            </w:r>
            <w:r w:rsidR="007D23F9" w:rsidRPr="00C15A00">
              <w:rPr>
                <w:lang w:val="es-ES_tradnl"/>
              </w:rPr>
              <w:t>a un dispositivo.</w:t>
            </w:r>
          </w:p>
          <w:p w14:paraId="4D134803" w14:textId="19A193B9" w:rsidR="007D23F9" w:rsidRPr="00C15A00" w:rsidRDefault="007D23F9" w:rsidP="00C15A00">
            <w:pPr>
              <w:snapToGrid w:val="0"/>
              <w:spacing w:after="120"/>
              <w:rPr>
                <w:lang w:val="es-ES_tradnl"/>
              </w:rPr>
            </w:pPr>
            <w:r w:rsidRPr="00C15A00">
              <w:rPr>
                <w:lang w:val="es-ES_tradnl"/>
              </w:rPr>
              <w:t>Un cable muy común es el Coaxial</w:t>
            </w:r>
            <w:r w:rsidR="00721844" w:rsidRPr="00C15A00">
              <w:rPr>
                <w:lang w:val="es-ES_tradnl"/>
              </w:rPr>
              <w:t xml:space="preserve"> que</w:t>
            </w:r>
            <w:r w:rsidRPr="00C15A00">
              <w:rPr>
                <w:lang w:val="es-ES_tradnl"/>
              </w:rPr>
              <w:t xml:space="preserve"> </w:t>
            </w:r>
            <w:r w:rsidR="00C8750B" w:rsidRPr="00C15A00">
              <w:rPr>
                <w:lang w:val="es-ES_tradnl"/>
              </w:rPr>
              <w:t>está</w:t>
            </w:r>
            <w:r w:rsidRPr="00C15A00">
              <w:rPr>
                <w:lang w:val="es-ES_tradnl"/>
              </w:rPr>
              <w:t xml:space="preserve"> formado en su interior por cobre</w:t>
            </w:r>
            <w:r w:rsidR="00721844" w:rsidRPr="00C15A00">
              <w:rPr>
                <w:lang w:val="es-ES_tradnl"/>
              </w:rPr>
              <w:t>,</w:t>
            </w:r>
            <w:r w:rsidRPr="00C15A00">
              <w:rPr>
                <w:lang w:val="es-ES_tradnl"/>
              </w:rPr>
              <w:t xml:space="preserve"> rodeado por un aislamiento y una capa de metal trenzado</w:t>
            </w:r>
            <w:r w:rsidR="00721844" w:rsidRPr="00C15A00">
              <w:rPr>
                <w:lang w:val="es-ES_tradnl"/>
              </w:rPr>
              <w:t xml:space="preserve"> y </w:t>
            </w:r>
            <w:r w:rsidRPr="00C15A00">
              <w:rPr>
                <w:lang w:val="es-ES_tradnl"/>
              </w:rPr>
              <w:t>es una buena opción cuando se transmiten señales a larga distancia</w:t>
            </w:r>
            <w:r w:rsidR="00721844" w:rsidRPr="00C15A00">
              <w:rPr>
                <w:lang w:val="es-ES_tradnl"/>
              </w:rPr>
              <w:t>. E</w:t>
            </w:r>
            <w:r w:rsidRPr="00C15A00">
              <w:rPr>
                <w:lang w:val="es-ES_tradnl"/>
              </w:rPr>
              <w:t>ste cable necesita tener terminaciones en cada extremo</w:t>
            </w:r>
            <w:r w:rsidR="00721844" w:rsidRPr="00C15A00">
              <w:rPr>
                <w:lang w:val="es-ES_tradnl"/>
              </w:rPr>
              <w:t xml:space="preserve"> y su</w:t>
            </w:r>
            <w:r w:rsidRPr="00C15A00">
              <w:rPr>
                <w:lang w:val="es-ES_tradnl"/>
              </w:rPr>
              <w:t xml:space="preserve"> cobertura es aproximada a los 185 metros. </w:t>
            </w:r>
          </w:p>
          <w:p w14:paraId="77BE78D2" w14:textId="77777777" w:rsidR="007D23F9" w:rsidRPr="00C15A00" w:rsidRDefault="007D23F9" w:rsidP="00C15A00">
            <w:pPr>
              <w:snapToGrid w:val="0"/>
              <w:spacing w:after="120"/>
              <w:jc w:val="center"/>
              <w:rPr>
                <w:lang w:val="es-ES_tradnl"/>
              </w:rPr>
            </w:pPr>
            <w:r w:rsidRPr="00C15A00">
              <w:rPr>
                <w:noProof/>
                <w:lang w:val="es-CO"/>
              </w:rPr>
              <w:drawing>
                <wp:inline distT="0" distB="0" distL="0" distR="0" wp14:anchorId="51099F74" wp14:editId="79370A5E">
                  <wp:extent cx="2886075" cy="1621449"/>
                  <wp:effectExtent l="0" t="0" r="0" b="0"/>
                  <wp:docPr id="34" name="Imagen 34" descr="Cables UTP, Conductores Rígidos vs. Conductores Multifil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bles UTP, Conductores Rígidos vs. Conductores Multifilare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0330" cy="1623839"/>
                          </a:xfrm>
                          <a:prstGeom prst="rect">
                            <a:avLst/>
                          </a:prstGeom>
                          <a:noFill/>
                          <a:ln>
                            <a:noFill/>
                          </a:ln>
                        </pic:spPr>
                      </pic:pic>
                    </a:graphicData>
                  </a:graphic>
                </wp:inline>
              </w:drawing>
            </w:r>
          </w:p>
          <w:p w14:paraId="47A4B4BB" w14:textId="77777777" w:rsidR="00DA78AA" w:rsidRPr="00C15A00" w:rsidRDefault="00DA78AA" w:rsidP="00C15A00">
            <w:pPr>
              <w:snapToGrid w:val="0"/>
              <w:spacing w:after="120"/>
              <w:jc w:val="center"/>
              <w:rPr>
                <w:i/>
                <w:iCs/>
                <w:sz w:val="20"/>
                <w:szCs w:val="20"/>
                <w:lang w:val="es-ES_tradnl"/>
                <w:rPrChange w:id="542" w:author="USER" w:date="2022-09-06T15:02:00Z">
                  <w:rPr>
                    <w:i/>
                    <w:iCs/>
                    <w:sz w:val="20"/>
                    <w:szCs w:val="20"/>
                    <w:highlight w:val="yellow"/>
                    <w:lang w:val="es-ES_tradnl"/>
                  </w:rPr>
                </w:rPrChange>
              </w:rPr>
            </w:pPr>
            <w:r w:rsidRPr="00C15A00">
              <w:rPr>
                <w:i/>
                <w:iCs/>
                <w:sz w:val="20"/>
                <w:szCs w:val="20"/>
                <w:lang w:val="es-ES_tradnl"/>
                <w:rPrChange w:id="543" w:author="USER" w:date="2022-09-06T15:02:00Z">
                  <w:rPr>
                    <w:i/>
                    <w:iCs/>
                    <w:sz w:val="20"/>
                    <w:szCs w:val="20"/>
                    <w:highlight w:val="yellow"/>
                    <w:lang w:val="es-ES_tradnl"/>
                  </w:rPr>
                </w:rPrChange>
              </w:rPr>
              <w:t xml:space="preserve">Imagen de referencia tomada: </w:t>
            </w:r>
            <w:r w:rsidRPr="00C15A00">
              <w:fldChar w:fldCharType="begin"/>
            </w:r>
            <w:r w:rsidRPr="00C15A00">
              <w:instrText xml:space="preserve"> HYPERLINK "https://2.bp.blogspot.com/-OABqGsG-bK8/WeTigr8twxI/AAAAAAAAF40/g3g70dj9TvcisRzjGbmxlf47YRpqX9aPQCLcBGAs/s400/todo-acerca-de-cables-de-red-4.jpg" </w:instrText>
            </w:r>
            <w:r w:rsidRPr="00C15A00">
              <w:fldChar w:fldCharType="separate"/>
            </w:r>
            <w:r w:rsidRPr="00C15A00">
              <w:rPr>
                <w:rStyle w:val="Hipervnculo"/>
                <w:i/>
                <w:iCs/>
                <w:sz w:val="20"/>
                <w:szCs w:val="20"/>
                <w:lang w:val="es-ES_tradnl"/>
                <w:rPrChange w:id="544" w:author="USER" w:date="2022-09-06T15:02:00Z">
                  <w:rPr>
                    <w:rStyle w:val="Hipervnculo"/>
                    <w:i/>
                    <w:iCs/>
                    <w:sz w:val="20"/>
                    <w:szCs w:val="20"/>
                    <w:highlight w:val="yellow"/>
                    <w:lang w:val="es-ES_tradnl"/>
                  </w:rPr>
                </w:rPrChange>
              </w:rPr>
              <w:t>https://2.bp.blogspot.com/-OABqGsG-bK8/WeTigr8twxI/AAAAAAAAF40/g3g70dj9TvcisRzjGbmxlf47YRpqX9aPQCLcBGAs/s400/todo-acerca-de-cables-de-red-4.jpg</w:t>
            </w:r>
            <w:r w:rsidRPr="00C15A00">
              <w:rPr>
                <w:rStyle w:val="Hipervnculo"/>
                <w:i/>
                <w:iCs/>
                <w:sz w:val="20"/>
                <w:szCs w:val="20"/>
                <w:lang w:val="es-ES_tradnl"/>
                <w:rPrChange w:id="545" w:author="USER" w:date="2022-09-06T15:02:00Z">
                  <w:rPr>
                    <w:rStyle w:val="Hipervnculo"/>
                    <w:i/>
                    <w:iCs/>
                    <w:sz w:val="20"/>
                    <w:szCs w:val="20"/>
                    <w:highlight w:val="yellow"/>
                    <w:lang w:val="es-ES_tradnl"/>
                  </w:rPr>
                </w:rPrChange>
              </w:rPr>
              <w:fldChar w:fldCharType="end"/>
            </w:r>
          </w:p>
          <w:p w14:paraId="40919435" w14:textId="6A3653A8" w:rsidR="007D23F9" w:rsidRPr="00C15A00" w:rsidRDefault="00DA78AA" w:rsidP="00C15A00">
            <w:pPr>
              <w:snapToGrid w:val="0"/>
              <w:spacing w:after="120"/>
              <w:jc w:val="center"/>
              <w:rPr>
                <w:i/>
                <w:iCs/>
                <w:sz w:val="20"/>
                <w:szCs w:val="20"/>
                <w:lang w:val="es-ES_tradnl"/>
              </w:rPr>
            </w:pPr>
            <w:r w:rsidRPr="00C15A00">
              <w:rPr>
                <w:color w:val="000000"/>
                <w:sz w:val="20"/>
                <w:szCs w:val="20"/>
                <w:shd w:val="clear" w:color="auto" w:fill="FFFFFF"/>
                <w:rPrChange w:id="546" w:author="USER" w:date="2022-09-06T15:02:00Z">
                  <w:rPr>
                    <w:color w:val="000000"/>
                    <w:sz w:val="20"/>
                    <w:szCs w:val="20"/>
                    <w:highlight w:val="yellow"/>
                    <w:shd w:val="clear" w:color="auto" w:fill="FFFFFF"/>
                  </w:rPr>
                </w:rPrChange>
              </w:rPr>
              <w:t>228130_i</w:t>
            </w:r>
            <w:r w:rsidR="004914A7" w:rsidRPr="00C15A00">
              <w:rPr>
                <w:color w:val="000000"/>
                <w:sz w:val="20"/>
                <w:szCs w:val="20"/>
                <w:shd w:val="clear" w:color="auto" w:fill="FFFFFF"/>
                <w:rPrChange w:id="547" w:author="USER" w:date="2022-09-06T15:02:00Z">
                  <w:rPr>
                    <w:color w:val="000000"/>
                    <w:sz w:val="20"/>
                    <w:szCs w:val="20"/>
                    <w:highlight w:val="yellow"/>
                    <w:shd w:val="clear" w:color="auto" w:fill="FFFFFF"/>
                  </w:rPr>
                </w:rPrChange>
              </w:rPr>
              <w:t>32</w:t>
            </w:r>
          </w:p>
          <w:p w14:paraId="1DD619F9" w14:textId="28F619C7" w:rsidR="007D23F9" w:rsidRPr="00C15A00" w:rsidRDefault="007D23F9" w:rsidP="00C15A00">
            <w:pPr>
              <w:snapToGrid w:val="0"/>
              <w:spacing w:after="120"/>
              <w:rPr>
                <w:lang w:val="es-ES_tradnl"/>
              </w:rPr>
            </w:pPr>
            <w:r w:rsidRPr="00C15A00">
              <w:rPr>
                <w:lang w:val="es-ES_tradnl"/>
              </w:rPr>
              <w:t>Actualmente la mejor</w:t>
            </w:r>
            <w:r w:rsidR="00401332" w:rsidRPr="00C15A00">
              <w:rPr>
                <w:lang w:val="es-ES_tradnl"/>
              </w:rPr>
              <w:t xml:space="preserve"> opción</w:t>
            </w:r>
            <w:r w:rsidRPr="00C15A00">
              <w:rPr>
                <w:lang w:val="es-ES_tradnl"/>
              </w:rPr>
              <w:t xml:space="preserve"> para transportar señales de datos es la fibra óptica, ya que lo hace mediante pulsos modulados de luz, como el cable no transporta impulsos eléctricos</w:t>
            </w:r>
            <w:r w:rsidR="00401332" w:rsidRPr="00C15A00">
              <w:rPr>
                <w:lang w:val="es-ES_tradnl"/>
              </w:rPr>
              <w:t>,</w:t>
            </w:r>
            <w:r w:rsidRPr="00C15A00">
              <w:rPr>
                <w:lang w:val="es-ES_tradnl"/>
              </w:rPr>
              <w:t xml:space="preserve"> la señal no se ve afectada por interferencias y lo hace más seguro, debido </w:t>
            </w:r>
            <w:r w:rsidR="00401332" w:rsidRPr="00C15A00">
              <w:rPr>
                <w:lang w:val="es-ES_tradnl"/>
              </w:rPr>
              <w:t xml:space="preserve">a </w:t>
            </w:r>
            <w:r w:rsidRPr="00C15A00">
              <w:rPr>
                <w:lang w:val="es-ES_tradnl"/>
              </w:rPr>
              <w:t>que la pérdida de datos es nula.</w:t>
            </w:r>
            <w:r w:rsidR="003327D0" w:rsidRPr="00C15A00">
              <w:rPr>
                <w:lang w:val="es-ES_tradnl"/>
              </w:rPr>
              <w:t xml:space="preserve"> Sin embargo, u</w:t>
            </w:r>
            <w:r w:rsidRPr="00C15A00">
              <w:rPr>
                <w:lang w:val="es-ES_tradnl"/>
              </w:rPr>
              <w:t>n inconveniente de la fibra óptica</w:t>
            </w:r>
            <w:r w:rsidR="003327D0" w:rsidRPr="00C15A00">
              <w:rPr>
                <w:lang w:val="es-ES_tradnl"/>
              </w:rPr>
              <w:t>,</w:t>
            </w:r>
            <w:r w:rsidRPr="00C15A00">
              <w:rPr>
                <w:lang w:val="es-ES_tradnl"/>
              </w:rPr>
              <w:t xml:space="preserve"> es que se puede llegar a romper fácilmente si la manipulación no se hace </w:t>
            </w:r>
            <w:r w:rsidR="003327D0" w:rsidRPr="00C15A00">
              <w:rPr>
                <w:lang w:val="es-ES_tradnl"/>
              </w:rPr>
              <w:t>de forma adecuada</w:t>
            </w:r>
            <w:r w:rsidR="001565D7" w:rsidRPr="00C15A00">
              <w:rPr>
                <w:lang w:val="es-ES_tradnl"/>
              </w:rPr>
              <w:t>,</w:t>
            </w:r>
            <w:r w:rsidRPr="00C15A00">
              <w:rPr>
                <w:lang w:val="es-ES_tradnl"/>
              </w:rPr>
              <w:t xml:space="preserve"> luego es más difícil de manipular</w:t>
            </w:r>
            <w:r w:rsidR="001565D7" w:rsidRPr="00C15A00">
              <w:rPr>
                <w:lang w:val="es-ES_tradnl"/>
              </w:rPr>
              <w:t xml:space="preserve"> y</w:t>
            </w:r>
            <w:r w:rsidRPr="00C15A00">
              <w:rPr>
                <w:lang w:val="es-ES_tradnl"/>
              </w:rPr>
              <w:t xml:space="preserve"> cortar</w:t>
            </w:r>
            <w:r w:rsidR="003327D0" w:rsidRPr="00C15A00">
              <w:rPr>
                <w:lang w:val="es-ES_tradnl"/>
              </w:rPr>
              <w:t>, ya que</w:t>
            </w:r>
            <w:r w:rsidRPr="00C15A00">
              <w:rPr>
                <w:lang w:val="es-ES_tradnl"/>
              </w:rPr>
              <w:t xml:space="preserve"> requiere un equipo especial.</w:t>
            </w:r>
          </w:p>
          <w:p w14:paraId="296A2E9F" w14:textId="72707EDA" w:rsidR="007D23F9" w:rsidRPr="00C15A00" w:rsidRDefault="007D23F9" w:rsidP="00C15A00">
            <w:pPr>
              <w:snapToGrid w:val="0"/>
              <w:spacing w:after="120"/>
              <w:rPr>
                <w:lang w:val="es-ES_tradnl"/>
              </w:rPr>
            </w:pPr>
            <w:r w:rsidRPr="00C15A00">
              <w:rPr>
                <w:lang w:val="es-ES_tradnl"/>
                <w:rPrChange w:id="548" w:author="USER" w:date="2022-09-06T15:02:00Z">
                  <w:rPr>
                    <w:highlight w:val="yellow"/>
                    <w:lang w:val="es-ES_tradnl"/>
                  </w:rPr>
                </w:rPrChange>
              </w:rPr>
              <w:t xml:space="preserve">Ahora bien, existen las topologías en las redes, </w:t>
            </w:r>
            <w:r w:rsidR="00657CB3" w:rsidRPr="00C15A00">
              <w:rPr>
                <w:lang w:val="es-ES_tradnl"/>
                <w:rPrChange w:id="549" w:author="USER" w:date="2022-09-06T15:02:00Z">
                  <w:rPr>
                    <w:highlight w:val="yellow"/>
                    <w:lang w:val="es-ES_tradnl"/>
                  </w:rPr>
                </w:rPrChange>
              </w:rPr>
              <w:t xml:space="preserve">las cuales definen cómo </w:t>
            </w:r>
            <w:r w:rsidR="00DA78AA" w:rsidRPr="00C15A00">
              <w:rPr>
                <w:lang w:val="es-ES_tradnl"/>
                <w:rPrChange w:id="550" w:author="USER" w:date="2022-09-06T15:02:00Z">
                  <w:rPr>
                    <w:highlight w:val="yellow"/>
                    <w:lang w:val="es-ES_tradnl"/>
                  </w:rPr>
                </w:rPrChange>
              </w:rPr>
              <w:t>se interconectan dispositivos para intercambiar datos</w:t>
            </w:r>
            <w:r w:rsidRPr="00C15A00">
              <w:rPr>
                <w:lang w:val="es-ES_tradnl"/>
                <w:rPrChange w:id="551" w:author="USER" w:date="2022-09-06T15:02:00Z">
                  <w:rPr>
                    <w:highlight w:val="yellow"/>
                    <w:lang w:val="es-ES_tradnl"/>
                  </w:rPr>
                </w:rPrChange>
              </w:rPr>
              <w:t xml:space="preserve"> lógica y físicamente</w:t>
            </w:r>
            <w:r w:rsidR="00F613E5" w:rsidRPr="00C15A00">
              <w:rPr>
                <w:lang w:val="es-ES_tradnl"/>
                <w:rPrChange w:id="552" w:author="USER" w:date="2022-09-06T15:02:00Z">
                  <w:rPr>
                    <w:highlight w:val="yellow"/>
                    <w:lang w:val="es-ES_tradnl"/>
                  </w:rPr>
                </w:rPrChange>
              </w:rPr>
              <w:t>,</w:t>
            </w:r>
            <w:r w:rsidRPr="00C15A00">
              <w:rPr>
                <w:lang w:val="es-ES_tradnl"/>
                <w:rPrChange w:id="553" w:author="USER" w:date="2022-09-06T15:02:00Z">
                  <w:rPr>
                    <w:highlight w:val="yellow"/>
                    <w:lang w:val="es-ES_tradnl"/>
                  </w:rPr>
                </w:rPrChange>
              </w:rPr>
              <w:t xml:space="preserve"> </w:t>
            </w:r>
            <w:r w:rsidR="00657CB3" w:rsidRPr="00C15A00">
              <w:rPr>
                <w:lang w:val="es-ES_tradnl"/>
                <w:rPrChange w:id="554" w:author="USER" w:date="2022-09-06T15:02:00Z">
                  <w:rPr>
                    <w:highlight w:val="yellow"/>
                    <w:lang w:val="es-ES_tradnl"/>
                  </w:rPr>
                </w:rPrChange>
              </w:rPr>
              <w:t xml:space="preserve">es decir </w:t>
            </w:r>
            <w:r w:rsidR="00134B8A" w:rsidRPr="00C15A00">
              <w:rPr>
                <w:lang w:val="es-ES_tradnl"/>
                <w:rPrChange w:id="555" w:author="USER" w:date="2022-09-06T15:02:00Z">
                  <w:rPr>
                    <w:highlight w:val="yellow"/>
                    <w:lang w:val="es-ES_tradnl"/>
                  </w:rPr>
                </w:rPrChange>
              </w:rPr>
              <w:t>cómo</w:t>
            </w:r>
            <w:r w:rsidR="00657CB3" w:rsidRPr="00C15A00">
              <w:rPr>
                <w:lang w:val="es-ES_tradnl"/>
                <w:rPrChange w:id="556" w:author="USER" w:date="2022-09-06T15:02:00Z">
                  <w:rPr>
                    <w:highlight w:val="yellow"/>
                    <w:lang w:val="es-ES_tradnl"/>
                  </w:rPr>
                </w:rPrChange>
              </w:rPr>
              <w:t xml:space="preserve"> </w:t>
            </w:r>
            <w:r w:rsidRPr="00C15A00">
              <w:rPr>
                <w:lang w:val="es-ES_tradnl"/>
                <w:rPrChange w:id="557" w:author="USER" w:date="2022-09-06T15:02:00Z">
                  <w:rPr>
                    <w:highlight w:val="yellow"/>
                    <w:lang w:val="es-ES_tradnl"/>
                  </w:rPr>
                </w:rPrChange>
              </w:rPr>
              <w:t>está diseñada la red.</w:t>
            </w:r>
          </w:p>
        </w:tc>
      </w:tr>
    </w:tbl>
    <w:p w14:paraId="520301B6" w14:textId="3B372270" w:rsidR="007D23F9" w:rsidRDefault="007D23F9" w:rsidP="00C15A00">
      <w:pPr>
        <w:snapToGrid w:val="0"/>
        <w:spacing w:after="120" w:line="240" w:lineRule="auto"/>
        <w:rPr>
          <w:ins w:id="558" w:author="ELSA CRISTINA ARENAS MARTINEZ" w:date="2022-09-19T16:25:00Z"/>
          <w:b/>
          <w:color w:val="000000"/>
        </w:rPr>
      </w:pPr>
    </w:p>
    <w:p w14:paraId="4D30F961" w14:textId="6E47312C" w:rsidR="002F3217" w:rsidRPr="00C15A00" w:rsidRDefault="002F3217" w:rsidP="00C15A00">
      <w:pPr>
        <w:snapToGrid w:val="0"/>
        <w:spacing w:after="120" w:line="240" w:lineRule="auto"/>
        <w:rPr>
          <w:b/>
          <w:color w:val="000000"/>
        </w:rPr>
      </w:pPr>
      <w:moveToRangeStart w:id="559" w:author="ELSA CRISTINA ARENAS MARTINEZ" w:date="2022-09-19T16:25:00Z" w:name="move114497175"/>
      <w:moveTo w:id="560" w:author="ELSA CRISTINA ARENAS MARTINEZ" w:date="2022-09-19T16:25:00Z">
        <w:del w:id="561" w:author="ELSA CRISTINA ARENAS MARTINEZ" w:date="2022-09-19T16:30:00Z">
          <w:r w:rsidRPr="00C15A00" w:rsidDel="000569C9">
            <w:rPr>
              <w:lang w:val="es-ES_tradnl"/>
            </w:rPr>
            <w:delText>Topologías básicas de redes</w:delText>
          </w:r>
        </w:del>
      </w:moveTo>
      <w:moveToRangeEnd w:id="559"/>
    </w:p>
    <w:p w14:paraId="24DF553C" w14:textId="28168F5E" w:rsidR="006B6297" w:rsidRPr="00C15A00" w:rsidRDefault="00DA78AA" w:rsidP="00C15A00">
      <w:pPr>
        <w:snapToGrid w:val="0"/>
        <w:spacing w:after="120" w:line="240" w:lineRule="auto"/>
        <w:rPr>
          <w:lang w:val="es-ES_tradnl"/>
        </w:rPr>
      </w:pPr>
      <w:moveFromRangeStart w:id="562" w:author="ELSA CRISTINA ARENAS MARTINEZ" w:date="2022-09-19T16:25:00Z" w:name="move114497175"/>
      <w:moveFrom w:id="563" w:author="ELSA CRISTINA ARENAS MARTINEZ" w:date="2022-09-19T16:25:00Z">
        <w:r w:rsidRPr="00C15A00" w:rsidDel="002F3217">
          <w:rPr>
            <w:lang w:val="es-ES_tradnl"/>
          </w:rPr>
          <w:t>Topologías básicas de redes</w:t>
        </w:r>
      </w:moveFrom>
      <w:moveFromRangeEnd w:id="562"/>
    </w:p>
    <w:tbl>
      <w:tblPr>
        <w:tblStyle w:val="ad"/>
        <w:tblW w:w="1570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0502"/>
        <w:gridCol w:w="3640"/>
      </w:tblGrid>
      <w:tr w:rsidR="00201964" w:rsidRPr="00C15A00" w14:paraId="5494BE8A" w14:textId="77777777" w:rsidTr="00550CFC">
        <w:trPr>
          <w:trHeight w:val="580"/>
        </w:trPr>
        <w:tc>
          <w:tcPr>
            <w:tcW w:w="1560" w:type="dxa"/>
            <w:shd w:val="clear" w:color="auto" w:fill="C9DAF8"/>
            <w:tcMar>
              <w:top w:w="100" w:type="dxa"/>
              <w:left w:w="100" w:type="dxa"/>
              <w:bottom w:w="100" w:type="dxa"/>
              <w:right w:w="100" w:type="dxa"/>
            </w:tcMar>
          </w:tcPr>
          <w:p w14:paraId="42D594DB" w14:textId="77777777" w:rsidR="00201964" w:rsidRPr="00C15A00" w:rsidRDefault="00201964" w:rsidP="00C15A00">
            <w:pPr>
              <w:widowControl w:val="0"/>
              <w:spacing w:line="240" w:lineRule="auto"/>
              <w:jc w:val="center"/>
              <w:rPr>
                <w:b/>
                <w:sz w:val="26"/>
                <w:szCs w:val="26"/>
              </w:rPr>
            </w:pPr>
            <w:r w:rsidRPr="00C15A00">
              <w:rPr>
                <w:b/>
                <w:sz w:val="26"/>
                <w:szCs w:val="26"/>
              </w:rPr>
              <w:t>Tipo de recurso</w:t>
            </w:r>
          </w:p>
        </w:tc>
        <w:tc>
          <w:tcPr>
            <w:tcW w:w="14142" w:type="dxa"/>
            <w:gridSpan w:val="2"/>
            <w:shd w:val="clear" w:color="auto" w:fill="C9DAF8"/>
            <w:tcMar>
              <w:top w:w="100" w:type="dxa"/>
              <w:left w:w="100" w:type="dxa"/>
              <w:bottom w:w="100" w:type="dxa"/>
              <w:right w:w="100" w:type="dxa"/>
            </w:tcMar>
          </w:tcPr>
          <w:p w14:paraId="16BC65A9" w14:textId="5AA7AFF8" w:rsidR="00201964" w:rsidRPr="00C15A00" w:rsidRDefault="00BE2CB4" w:rsidP="00C15A00">
            <w:pPr>
              <w:pStyle w:val="Ttulo"/>
              <w:widowControl w:val="0"/>
              <w:spacing w:line="240" w:lineRule="auto"/>
              <w:jc w:val="center"/>
              <w:rPr>
                <w:sz w:val="22"/>
                <w:szCs w:val="22"/>
              </w:rPr>
            </w:pPr>
            <w:bookmarkStart w:id="564" w:name="_qad40lr7f3wi" w:colFirst="0" w:colLast="0"/>
            <w:bookmarkEnd w:id="564"/>
            <w:r w:rsidRPr="00C15A00">
              <w:rPr>
                <w:sz w:val="22"/>
                <w:szCs w:val="22"/>
              </w:rPr>
              <w:t>Slider Imagen</w:t>
            </w:r>
          </w:p>
        </w:tc>
      </w:tr>
      <w:tr w:rsidR="00201964" w:rsidRPr="00C15A00" w14:paraId="530FED00" w14:textId="77777777" w:rsidTr="00550CFC">
        <w:trPr>
          <w:trHeight w:val="420"/>
        </w:trPr>
        <w:tc>
          <w:tcPr>
            <w:tcW w:w="1560" w:type="dxa"/>
            <w:shd w:val="clear" w:color="auto" w:fill="auto"/>
            <w:tcMar>
              <w:top w:w="100" w:type="dxa"/>
              <w:left w:w="100" w:type="dxa"/>
              <w:bottom w:w="100" w:type="dxa"/>
              <w:right w:w="100" w:type="dxa"/>
            </w:tcMar>
          </w:tcPr>
          <w:p w14:paraId="695E8C2C" w14:textId="77777777" w:rsidR="00201964" w:rsidRPr="00C15A00" w:rsidRDefault="00201964" w:rsidP="00C15A00">
            <w:pPr>
              <w:widowControl w:val="0"/>
              <w:spacing w:line="240" w:lineRule="auto"/>
              <w:rPr>
                <w:b/>
              </w:rPr>
            </w:pPr>
            <w:r w:rsidRPr="00C15A00">
              <w:rPr>
                <w:b/>
              </w:rPr>
              <w:t>Introducción</w:t>
            </w:r>
          </w:p>
        </w:tc>
        <w:tc>
          <w:tcPr>
            <w:tcW w:w="14142" w:type="dxa"/>
            <w:gridSpan w:val="2"/>
            <w:shd w:val="clear" w:color="auto" w:fill="auto"/>
            <w:tcMar>
              <w:top w:w="100" w:type="dxa"/>
              <w:left w:w="100" w:type="dxa"/>
              <w:bottom w:w="100" w:type="dxa"/>
              <w:right w:w="100" w:type="dxa"/>
            </w:tcMar>
          </w:tcPr>
          <w:p w14:paraId="62C4286B" w14:textId="51E6BA5B" w:rsidR="000569C9" w:rsidRDefault="000569C9" w:rsidP="00C15A00">
            <w:pPr>
              <w:widowControl w:val="0"/>
              <w:spacing w:line="240" w:lineRule="auto"/>
              <w:rPr>
                <w:ins w:id="565" w:author="ELSA CRISTINA ARENAS MARTINEZ" w:date="2022-09-19T16:30:00Z"/>
              </w:rPr>
            </w:pPr>
            <w:ins w:id="566" w:author="ELSA CRISTINA ARENAS MARTINEZ" w:date="2022-09-19T16:30:00Z">
              <w:r w:rsidRPr="002D3A4B">
                <w:rPr>
                  <w:highlight w:val="yellow"/>
                  <w:rPrChange w:id="567" w:author="ELSA CRISTINA ARENAS MARTINEZ" w:date="2022-09-19T16:58:00Z">
                    <w:rPr/>
                  </w:rPrChange>
                </w:rPr>
                <w:t>Topologías básicas de redes</w:t>
              </w:r>
            </w:ins>
          </w:p>
          <w:p w14:paraId="1B88169E" w14:textId="77777777" w:rsidR="000569C9" w:rsidRDefault="000569C9" w:rsidP="00C15A00">
            <w:pPr>
              <w:widowControl w:val="0"/>
              <w:spacing w:line="240" w:lineRule="auto"/>
              <w:rPr>
                <w:ins w:id="568" w:author="ELSA CRISTINA ARENAS MARTINEZ" w:date="2022-09-19T16:30:00Z"/>
              </w:rPr>
            </w:pPr>
          </w:p>
          <w:p w14:paraId="6B345E3B" w14:textId="297403D7" w:rsidR="00201964" w:rsidRPr="00C15A00" w:rsidRDefault="00201964" w:rsidP="00C15A00">
            <w:pPr>
              <w:widowControl w:val="0"/>
              <w:spacing w:line="240" w:lineRule="auto"/>
              <w:rPr>
                <w:color w:val="999999"/>
              </w:rPr>
            </w:pPr>
            <w:r w:rsidRPr="00C15A00">
              <w:t>Existen 5 topologías básicas</w:t>
            </w:r>
            <w:r w:rsidR="003260B4" w:rsidRPr="00C15A00">
              <w:t>, estas son</w:t>
            </w:r>
            <w:r w:rsidRPr="00C15A00">
              <w:t>:</w:t>
            </w:r>
          </w:p>
        </w:tc>
      </w:tr>
      <w:tr w:rsidR="00201964" w:rsidRPr="00C15A00" w14:paraId="39754B17" w14:textId="77777777" w:rsidTr="00550CFC">
        <w:trPr>
          <w:trHeight w:val="420"/>
        </w:trPr>
        <w:tc>
          <w:tcPr>
            <w:tcW w:w="12062" w:type="dxa"/>
            <w:gridSpan w:val="2"/>
            <w:shd w:val="clear" w:color="auto" w:fill="auto"/>
            <w:tcMar>
              <w:top w:w="100" w:type="dxa"/>
              <w:left w:w="100" w:type="dxa"/>
              <w:bottom w:w="100" w:type="dxa"/>
              <w:right w:w="100" w:type="dxa"/>
            </w:tcMar>
          </w:tcPr>
          <w:p w14:paraId="4A161611" w14:textId="68A5897F" w:rsidR="00201964" w:rsidRPr="00C15A00" w:rsidRDefault="00201964" w:rsidP="00C15A00">
            <w:pPr>
              <w:widowControl w:val="0"/>
              <w:spacing w:line="240" w:lineRule="auto"/>
              <w:rPr>
                <w:b/>
              </w:rPr>
            </w:pPr>
            <w:r w:rsidRPr="00C15A00">
              <w:rPr>
                <w:b/>
              </w:rPr>
              <w:t xml:space="preserve">Topología bus </w:t>
            </w:r>
          </w:p>
          <w:p w14:paraId="3198BB6F" w14:textId="77777777" w:rsidR="00BB2C4B" w:rsidRPr="00C15A00" w:rsidRDefault="00BB2C4B" w:rsidP="00C15A00">
            <w:pPr>
              <w:widowControl w:val="0"/>
              <w:spacing w:line="240" w:lineRule="auto"/>
              <w:rPr>
                <w:b/>
              </w:rPr>
            </w:pPr>
          </w:p>
          <w:p w14:paraId="2C8C9FA2" w14:textId="4A59C59E" w:rsidR="00201964" w:rsidRPr="00C15A00" w:rsidRDefault="00201964" w:rsidP="00C15A00">
            <w:pPr>
              <w:widowControl w:val="0"/>
              <w:spacing w:line="240" w:lineRule="auto"/>
              <w:rPr>
                <w:color w:val="BFBFBF" w:themeColor="background1" w:themeShade="BF"/>
              </w:rPr>
            </w:pPr>
            <w:r w:rsidRPr="00C15A00">
              <w:t xml:space="preserve">Se </w:t>
            </w:r>
            <w:r w:rsidR="00981519" w:rsidRPr="00C15A00">
              <w:t>evidencia</w:t>
            </w:r>
            <w:r w:rsidRPr="00C15A00">
              <w:t xml:space="preserve"> cuando los dispositivos están conectados a un cable, un ejemplo de esto sería dos equipos conectados entre sí por un mismo cable, esta topología tiene una desventaja grande y es que si en algún momento el cable principal falla, la red también dejaría de funcionar.</w:t>
            </w:r>
          </w:p>
        </w:tc>
        <w:tc>
          <w:tcPr>
            <w:tcW w:w="3640" w:type="dxa"/>
            <w:shd w:val="clear" w:color="auto" w:fill="auto"/>
            <w:tcMar>
              <w:top w:w="100" w:type="dxa"/>
              <w:left w:w="100" w:type="dxa"/>
              <w:bottom w:w="100" w:type="dxa"/>
              <w:right w:w="100" w:type="dxa"/>
            </w:tcMar>
          </w:tcPr>
          <w:p w14:paraId="3037F075" w14:textId="50F3F0E2" w:rsidR="00201964" w:rsidRPr="00C15A00" w:rsidRDefault="006D614E" w:rsidP="00C15A00">
            <w:pPr>
              <w:widowControl w:val="0"/>
              <w:spacing w:line="240" w:lineRule="auto"/>
              <w:jc w:val="center"/>
              <w:rPr>
                <w:rPrChange w:id="569" w:author="USER" w:date="2022-09-06T15:02:00Z">
                  <w:rPr>
                    <w:highlight w:val="yellow"/>
                  </w:rPr>
                </w:rPrChange>
              </w:rPr>
            </w:pPr>
            <w:r w:rsidRPr="00C15A00">
              <w:rPr>
                <w:noProof/>
                <w:lang w:val="es-CO"/>
                <w:rPrChange w:id="570" w:author="USER" w:date="2022-09-06T15:02:00Z">
                  <w:rPr>
                    <w:noProof/>
                    <w:highlight w:val="yellow"/>
                    <w:lang w:val="es-CO"/>
                  </w:rPr>
                </w:rPrChange>
              </w:rPr>
              <w:drawing>
                <wp:inline distT="0" distB="0" distL="0" distR="0" wp14:anchorId="6921467E" wp14:editId="5E8469A7">
                  <wp:extent cx="1912004" cy="1000125"/>
                  <wp:effectExtent l="0" t="0" r="0" b="0"/>
                  <wp:docPr id="122" name="Imagen 122" descr="https://www.ecured.cu/images/thumb/5/58/Bustopology.jpeg/260px-Bustopolog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ecured.cu/images/thumb/5/58/Bustopology.jpeg/260px-Bustopology.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19918" cy="1004265"/>
                          </a:xfrm>
                          <a:prstGeom prst="rect">
                            <a:avLst/>
                          </a:prstGeom>
                          <a:noFill/>
                          <a:ln>
                            <a:noFill/>
                          </a:ln>
                        </pic:spPr>
                      </pic:pic>
                    </a:graphicData>
                  </a:graphic>
                </wp:inline>
              </w:drawing>
            </w:r>
          </w:p>
          <w:p w14:paraId="60B2D25E" w14:textId="77777777" w:rsidR="00B52CBD" w:rsidRPr="00C15A00" w:rsidRDefault="00B52CBD" w:rsidP="00C15A00">
            <w:pPr>
              <w:widowControl w:val="0"/>
              <w:spacing w:line="240" w:lineRule="auto"/>
              <w:jc w:val="center"/>
              <w:rPr>
                <w:rPrChange w:id="571" w:author="USER" w:date="2022-09-06T15:02:00Z">
                  <w:rPr>
                    <w:highlight w:val="yellow"/>
                  </w:rPr>
                </w:rPrChange>
              </w:rPr>
            </w:pPr>
            <w:r w:rsidRPr="00C15A00">
              <w:rPr>
                <w:rPrChange w:id="572" w:author="USER" w:date="2022-09-06T15:02:00Z">
                  <w:rPr>
                    <w:highlight w:val="yellow"/>
                  </w:rPr>
                </w:rPrChange>
              </w:rPr>
              <w:t xml:space="preserve">Imagen de referencia </w:t>
            </w:r>
            <w:r w:rsidRPr="00C15A00">
              <w:fldChar w:fldCharType="begin"/>
            </w:r>
            <w:r w:rsidRPr="00C15A00">
              <w:instrText xml:space="preserve"> HYPERLINK "https://cutt.ly/OXQLjBs" </w:instrText>
            </w:r>
            <w:r w:rsidRPr="00C15A00">
              <w:fldChar w:fldCharType="separate"/>
            </w:r>
            <w:r w:rsidRPr="00C15A00">
              <w:rPr>
                <w:rStyle w:val="Hipervnculo"/>
                <w:rPrChange w:id="573" w:author="USER" w:date="2022-09-06T15:02:00Z">
                  <w:rPr>
                    <w:rStyle w:val="Hipervnculo"/>
                    <w:highlight w:val="yellow"/>
                  </w:rPr>
                </w:rPrChange>
              </w:rPr>
              <w:t>https://cutt.ly/OXQLjBs</w:t>
            </w:r>
            <w:r w:rsidRPr="00C15A00">
              <w:rPr>
                <w:rStyle w:val="Hipervnculo"/>
                <w:rPrChange w:id="574" w:author="USER" w:date="2022-09-06T15:02:00Z">
                  <w:rPr>
                    <w:rStyle w:val="Hipervnculo"/>
                    <w:highlight w:val="yellow"/>
                  </w:rPr>
                </w:rPrChange>
              </w:rPr>
              <w:fldChar w:fldCharType="end"/>
            </w:r>
          </w:p>
          <w:p w14:paraId="658EFC63" w14:textId="40CDF15D" w:rsidR="006D614E" w:rsidRPr="00C15A00" w:rsidRDefault="00B52CBD" w:rsidP="00C15A00">
            <w:pPr>
              <w:widowControl w:val="0"/>
              <w:spacing w:line="240" w:lineRule="auto"/>
              <w:jc w:val="center"/>
              <w:rPr>
                <w:rPrChange w:id="575" w:author="USER" w:date="2022-09-06T15:02:00Z">
                  <w:rPr>
                    <w:highlight w:val="yellow"/>
                  </w:rPr>
                </w:rPrChange>
              </w:rPr>
            </w:pPr>
            <w:r w:rsidRPr="00C15A00">
              <w:rPr>
                <w:color w:val="000000"/>
                <w:sz w:val="20"/>
                <w:szCs w:val="20"/>
                <w:shd w:val="clear" w:color="auto" w:fill="FFFFFF"/>
                <w:rPrChange w:id="576" w:author="USER" w:date="2022-09-06T15:02:00Z">
                  <w:rPr>
                    <w:color w:val="000000"/>
                    <w:sz w:val="20"/>
                    <w:szCs w:val="20"/>
                    <w:highlight w:val="yellow"/>
                    <w:shd w:val="clear" w:color="auto" w:fill="FFFFFF"/>
                  </w:rPr>
                </w:rPrChange>
              </w:rPr>
              <w:t>228130_i</w:t>
            </w:r>
            <w:r w:rsidR="004914A7" w:rsidRPr="00C15A00">
              <w:rPr>
                <w:color w:val="000000"/>
                <w:sz w:val="20"/>
                <w:szCs w:val="20"/>
                <w:shd w:val="clear" w:color="auto" w:fill="FFFFFF"/>
                <w:rPrChange w:id="577" w:author="USER" w:date="2022-09-06T15:02:00Z">
                  <w:rPr>
                    <w:color w:val="000000"/>
                    <w:sz w:val="20"/>
                    <w:szCs w:val="20"/>
                    <w:highlight w:val="yellow"/>
                    <w:shd w:val="clear" w:color="auto" w:fill="FFFFFF"/>
                  </w:rPr>
                </w:rPrChange>
              </w:rPr>
              <w:t>33</w:t>
            </w:r>
          </w:p>
        </w:tc>
      </w:tr>
      <w:tr w:rsidR="00201964" w:rsidRPr="00C15A00" w14:paraId="576C5EDF" w14:textId="77777777" w:rsidTr="00550CFC">
        <w:trPr>
          <w:trHeight w:val="420"/>
        </w:trPr>
        <w:tc>
          <w:tcPr>
            <w:tcW w:w="12062" w:type="dxa"/>
            <w:gridSpan w:val="2"/>
            <w:shd w:val="clear" w:color="auto" w:fill="auto"/>
            <w:tcMar>
              <w:top w:w="100" w:type="dxa"/>
              <w:left w:w="100" w:type="dxa"/>
              <w:bottom w:w="100" w:type="dxa"/>
              <w:right w:w="100" w:type="dxa"/>
            </w:tcMar>
          </w:tcPr>
          <w:p w14:paraId="63CE8520" w14:textId="77777777" w:rsidR="00201964" w:rsidRPr="00C15A00" w:rsidRDefault="00201964" w:rsidP="00C15A00">
            <w:pPr>
              <w:widowControl w:val="0"/>
              <w:spacing w:line="240" w:lineRule="auto"/>
              <w:rPr>
                <w:b/>
              </w:rPr>
            </w:pPr>
          </w:p>
          <w:p w14:paraId="2A0DEDEA" w14:textId="70FF177C" w:rsidR="006D614E" w:rsidRPr="00C15A00" w:rsidRDefault="006D614E" w:rsidP="00C15A00">
            <w:pPr>
              <w:widowControl w:val="0"/>
              <w:spacing w:line="240" w:lineRule="auto"/>
              <w:rPr>
                <w:b/>
              </w:rPr>
            </w:pPr>
            <w:r w:rsidRPr="00C15A00">
              <w:rPr>
                <w:b/>
              </w:rPr>
              <w:t>T</w:t>
            </w:r>
            <w:r w:rsidR="00F84011" w:rsidRPr="00C15A00">
              <w:rPr>
                <w:b/>
              </w:rPr>
              <w:t>o</w:t>
            </w:r>
            <w:r w:rsidRPr="00C15A00">
              <w:rPr>
                <w:b/>
              </w:rPr>
              <w:t>pología</w:t>
            </w:r>
            <w:r w:rsidR="00201964" w:rsidRPr="00C15A00">
              <w:rPr>
                <w:b/>
              </w:rPr>
              <w:t xml:space="preserve"> estrella </w:t>
            </w:r>
          </w:p>
          <w:p w14:paraId="3A4E90D4" w14:textId="77777777" w:rsidR="00BB2C4B" w:rsidRPr="00C15A00" w:rsidRDefault="00BB2C4B" w:rsidP="00C15A00">
            <w:pPr>
              <w:widowControl w:val="0"/>
              <w:spacing w:line="240" w:lineRule="auto"/>
              <w:rPr>
                <w:b/>
              </w:rPr>
            </w:pPr>
          </w:p>
          <w:p w14:paraId="04D5F951" w14:textId="5AC67ADC" w:rsidR="00201964" w:rsidRPr="00C15A00" w:rsidRDefault="006D614E" w:rsidP="00C15A00">
            <w:pPr>
              <w:widowControl w:val="0"/>
              <w:spacing w:line="240" w:lineRule="auto"/>
              <w:rPr>
                <w:color w:val="999999"/>
              </w:rPr>
            </w:pPr>
            <w:r w:rsidRPr="00C15A00">
              <w:t>Es en donde l</w:t>
            </w:r>
            <w:r w:rsidR="00201964" w:rsidRPr="00C15A00">
              <w:t xml:space="preserve">os dispositivos están conectados a segmentos de cables que llegan hasta el concentrador, esta topología </w:t>
            </w:r>
            <w:r w:rsidR="00F84011" w:rsidRPr="00C15A00">
              <w:t xml:space="preserve">se encuentra </w:t>
            </w:r>
            <w:r w:rsidR="00201964" w:rsidRPr="00C15A00">
              <w:t>en empresas y hogares normalmente, una ventaja de</w:t>
            </w:r>
            <w:r w:rsidR="00F84011" w:rsidRPr="00C15A00">
              <w:t xml:space="preserve"> la </w:t>
            </w:r>
            <w:r w:rsidR="00201964" w:rsidRPr="00C15A00">
              <w:t xml:space="preserve">topología estrella es que si uno de los dispositivos de la red falla, los demás dispositivos podrán funcionar normalmente, </w:t>
            </w:r>
          </w:p>
        </w:tc>
        <w:tc>
          <w:tcPr>
            <w:tcW w:w="3640" w:type="dxa"/>
            <w:shd w:val="clear" w:color="auto" w:fill="auto"/>
            <w:tcMar>
              <w:top w:w="100" w:type="dxa"/>
              <w:left w:w="100" w:type="dxa"/>
              <w:bottom w:w="100" w:type="dxa"/>
              <w:right w:w="100" w:type="dxa"/>
            </w:tcMar>
          </w:tcPr>
          <w:p w14:paraId="520761B0" w14:textId="77777777" w:rsidR="00201964" w:rsidRPr="00C15A00" w:rsidRDefault="006D614E" w:rsidP="00C15A00">
            <w:pPr>
              <w:widowControl w:val="0"/>
              <w:spacing w:line="240" w:lineRule="auto"/>
              <w:jc w:val="center"/>
              <w:rPr>
                <w:rPrChange w:id="578" w:author="USER" w:date="2022-09-06T15:02:00Z">
                  <w:rPr>
                    <w:highlight w:val="yellow"/>
                  </w:rPr>
                </w:rPrChange>
              </w:rPr>
            </w:pPr>
            <w:r w:rsidRPr="00C15A00">
              <w:rPr>
                <w:noProof/>
                <w:lang w:val="es-CO"/>
                <w:rPrChange w:id="579" w:author="USER" w:date="2022-09-06T15:02:00Z">
                  <w:rPr>
                    <w:noProof/>
                    <w:highlight w:val="yellow"/>
                    <w:lang w:val="es-CO"/>
                  </w:rPr>
                </w:rPrChange>
              </w:rPr>
              <w:drawing>
                <wp:inline distT="0" distB="0" distL="0" distR="0" wp14:anchorId="42AD71D5" wp14:editId="042AD2F2">
                  <wp:extent cx="1127372" cy="1438275"/>
                  <wp:effectExtent l="0" t="0" r="0" b="0"/>
                  <wp:docPr id="123" name="Imagen 123" descr="https://cdn.goconqr.com/uploads/slide_property/image/151269/73058cde-57de-4743-b91d-97cd588421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goconqr.com/uploads/slide_property/image/151269/73058cde-57de-4743-b91d-97cd588421a7.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30969" cy="1442864"/>
                          </a:xfrm>
                          <a:prstGeom prst="rect">
                            <a:avLst/>
                          </a:prstGeom>
                          <a:noFill/>
                          <a:ln>
                            <a:noFill/>
                          </a:ln>
                        </pic:spPr>
                      </pic:pic>
                    </a:graphicData>
                  </a:graphic>
                </wp:inline>
              </w:drawing>
            </w:r>
          </w:p>
          <w:p w14:paraId="195C67C5" w14:textId="77777777" w:rsidR="00B52CBD" w:rsidRPr="00C15A00" w:rsidRDefault="00B52CBD" w:rsidP="00C15A00">
            <w:pPr>
              <w:widowControl w:val="0"/>
              <w:spacing w:line="240" w:lineRule="auto"/>
              <w:jc w:val="center"/>
              <w:rPr>
                <w:rPrChange w:id="580" w:author="USER" w:date="2022-09-06T15:02:00Z">
                  <w:rPr>
                    <w:highlight w:val="yellow"/>
                  </w:rPr>
                </w:rPrChange>
              </w:rPr>
            </w:pPr>
            <w:r w:rsidRPr="00C15A00">
              <w:rPr>
                <w:rPrChange w:id="581" w:author="USER" w:date="2022-09-06T15:02:00Z">
                  <w:rPr>
                    <w:highlight w:val="yellow"/>
                  </w:rPr>
                </w:rPrChange>
              </w:rPr>
              <w:t xml:space="preserve">Imagen de referencia </w:t>
            </w:r>
            <w:r w:rsidRPr="00C15A00">
              <w:fldChar w:fldCharType="begin"/>
            </w:r>
            <w:r w:rsidRPr="00C15A00">
              <w:instrText xml:space="preserve"> HYPERLINK "https://cutt.ly/rXQLcHn" </w:instrText>
            </w:r>
            <w:r w:rsidRPr="00C15A00">
              <w:fldChar w:fldCharType="separate"/>
            </w:r>
            <w:r w:rsidRPr="00C15A00">
              <w:rPr>
                <w:rStyle w:val="Hipervnculo"/>
                <w:rPrChange w:id="582" w:author="USER" w:date="2022-09-06T15:02:00Z">
                  <w:rPr>
                    <w:rStyle w:val="Hipervnculo"/>
                    <w:highlight w:val="yellow"/>
                  </w:rPr>
                </w:rPrChange>
              </w:rPr>
              <w:t>https://cutt.ly/rXQLcHn</w:t>
            </w:r>
            <w:r w:rsidRPr="00C15A00">
              <w:rPr>
                <w:rStyle w:val="Hipervnculo"/>
                <w:rPrChange w:id="583" w:author="USER" w:date="2022-09-06T15:02:00Z">
                  <w:rPr>
                    <w:rStyle w:val="Hipervnculo"/>
                    <w:highlight w:val="yellow"/>
                  </w:rPr>
                </w:rPrChange>
              </w:rPr>
              <w:fldChar w:fldCharType="end"/>
            </w:r>
          </w:p>
          <w:p w14:paraId="4C50EBA1" w14:textId="4A92442C" w:rsidR="006D614E" w:rsidRPr="00C15A00" w:rsidRDefault="00B52CBD" w:rsidP="00C15A00">
            <w:pPr>
              <w:widowControl w:val="0"/>
              <w:spacing w:line="240" w:lineRule="auto"/>
              <w:jc w:val="center"/>
              <w:rPr>
                <w:rPrChange w:id="584" w:author="USER" w:date="2022-09-06T15:02:00Z">
                  <w:rPr>
                    <w:highlight w:val="yellow"/>
                  </w:rPr>
                </w:rPrChange>
              </w:rPr>
            </w:pPr>
            <w:r w:rsidRPr="00C15A00">
              <w:rPr>
                <w:color w:val="000000"/>
                <w:sz w:val="20"/>
                <w:szCs w:val="20"/>
                <w:shd w:val="clear" w:color="auto" w:fill="FFFFFF"/>
                <w:rPrChange w:id="585" w:author="USER" w:date="2022-09-06T15:02:00Z">
                  <w:rPr>
                    <w:color w:val="000000"/>
                    <w:sz w:val="20"/>
                    <w:szCs w:val="20"/>
                    <w:highlight w:val="yellow"/>
                    <w:shd w:val="clear" w:color="auto" w:fill="FFFFFF"/>
                  </w:rPr>
                </w:rPrChange>
              </w:rPr>
              <w:t>228130_i</w:t>
            </w:r>
            <w:r w:rsidR="004914A7" w:rsidRPr="00C15A00">
              <w:rPr>
                <w:color w:val="000000"/>
                <w:sz w:val="20"/>
                <w:szCs w:val="20"/>
                <w:shd w:val="clear" w:color="auto" w:fill="FFFFFF"/>
                <w:rPrChange w:id="586" w:author="USER" w:date="2022-09-06T15:02:00Z">
                  <w:rPr>
                    <w:color w:val="000000"/>
                    <w:sz w:val="20"/>
                    <w:szCs w:val="20"/>
                    <w:highlight w:val="yellow"/>
                    <w:shd w:val="clear" w:color="auto" w:fill="FFFFFF"/>
                  </w:rPr>
                </w:rPrChange>
              </w:rPr>
              <w:t>34</w:t>
            </w:r>
          </w:p>
        </w:tc>
      </w:tr>
      <w:tr w:rsidR="00201964" w:rsidRPr="00C15A00" w14:paraId="2DEBDD15" w14:textId="77777777" w:rsidTr="00550CFC">
        <w:trPr>
          <w:trHeight w:val="420"/>
        </w:trPr>
        <w:tc>
          <w:tcPr>
            <w:tcW w:w="12062" w:type="dxa"/>
            <w:gridSpan w:val="2"/>
            <w:shd w:val="clear" w:color="auto" w:fill="auto"/>
            <w:tcMar>
              <w:top w:w="100" w:type="dxa"/>
              <w:left w:w="100" w:type="dxa"/>
              <w:bottom w:w="100" w:type="dxa"/>
              <w:right w:w="100" w:type="dxa"/>
            </w:tcMar>
          </w:tcPr>
          <w:p w14:paraId="7380739D" w14:textId="77777777" w:rsidR="00201964" w:rsidRPr="00C15A00" w:rsidRDefault="00201964" w:rsidP="00C15A00">
            <w:pPr>
              <w:widowControl w:val="0"/>
              <w:spacing w:line="240" w:lineRule="auto"/>
              <w:rPr>
                <w:b/>
              </w:rPr>
            </w:pPr>
          </w:p>
          <w:p w14:paraId="2DC027E5" w14:textId="0D69E6E3" w:rsidR="00BE2CB4" w:rsidRPr="00C15A00" w:rsidRDefault="00BE2CB4" w:rsidP="00C15A00">
            <w:pPr>
              <w:widowControl w:val="0"/>
              <w:spacing w:line="240" w:lineRule="auto"/>
              <w:rPr>
                <w:b/>
              </w:rPr>
            </w:pPr>
            <w:r w:rsidRPr="00C15A00">
              <w:rPr>
                <w:b/>
              </w:rPr>
              <w:t>T</w:t>
            </w:r>
            <w:r w:rsidR="006D614E" w:rsidRPr="00C15A00">
              <w:rPr>
                <w:b/>
              </w:rPr>
              <w:t xml:space="preserve">opología anillo </w:t>
            </w:r>
          </w:p>
          <w:p w14:paraId="32CB4425" w14:textId="77777777" w:rsidR="00BB2C4B" w:rsidRPr="00C15A00" w:rsidRDefault="00BB2C4B" w:rsidP="00C15A00">
            <w:pPr>
              <w:widowControl w:val="0"/>
              <w:spacing w:line="240" w:lineRule="auto"/>
              <w:rPr>
                <w:b/>
              </w:rPr>
            </w:pPr>
          </w:p>
          <w:p w14:paraId="21E04FBD" w14:textId="0B643AC4" w:rsidR="00201964" w:rsidRPr="00C15A00" w:rsidRDefault="00BE2CB4" w:rsidP="00C15A00">
            <w:pPr>
              <w:widowControl w:val="0"/>
              <w:spacing w:line="240" w:lineRule="auto"/>
              <w:rPr>
                <w:color w:val="999999"/>
              </w:rPr>
            </w:pPr>
            <w:r w:rsidRPr="00C15A00">
              <w:t>A</w:t>
            </w:r>
            <w:r w:rsidR="006D614E" w:rsidRPr="00C15A00">
              <w:t>quí los dispositivos están conectados a un cable en forma circular alrededor de un concentrador central</w:t>
            </w:r>
            <w:r w:rsidR="0049228A" w:rsidRPr="00C15A00">
              <w:t xml:space="preserve"> </w:t>
            </w:r>
            <w:r w:rsidR="00C97BCB" w:rsidRPr="00C15A00">
              <w:t>(</w:t>
            </w:r>
            <w:proofErr w:type="spellStart"/>
            <w:r w:rsidR="00C97BCB" w:rsidRPr="00C15A00">
              <w:t>Kurose</w:t>
            </w:r>
            <w:proofErr w:type="spellEnd"/>
            <w:r w:rsidR="00C97BCB" w:rsidRPr="00C15A00">
              <w:t>, 2017)</w:t>
            </w:r>
          </w:p>
        </w:tc>
        <w:tc>
          <w:tcPr>
            <w:tcW w:w="3640" w:type="dxa"/>
            <w:shd w:val="clear" w:color="auto" w:fill="auto"/>
            <w:tcMar>
              <w:top w:w="100" w:type="dxa"/>
              <w:left w:w="100" w:type="dxa"/>
              <w:bottom w:w="100" w:type="dxa"/>
              <w:right w:w="100" w:type="dxa"/>
            </w:tcMar>
          </w:tcPr>
          <w:p w14:paraId="3A530844" w14:textId="77777777" w:rsidR="00BE2CB4" w:rsidRPr="00C15A00" w:rsidRDefault="00BE2CB4" w:rsidP="00C15A00">
            <w:pPr>
              <w:snapToGrid w:val="0"/>
              <w:spacing w:after="120" w:line="240" w:lineRule="auto"/>
              <w:jc w:val="center"/>
              <w:rPr>
                <w:lang w:val="es-ES_tradnl"/>
                <w:rPrChange w:id="587" w:author="USER" w:date="2022-09-06T15:02:00Z">
                  <w:rPr>
                    <w:highlight w:val="yellow"/>
                    <w:lang w:val="es-ES_tradnl"/>
                  </w:rPr>
                </w:rPrChange>
              </w:rPr>
            </w:pPr>
            <w:r w:rsidRPr="00C15A00">
              <w:rPr>
                <w:noProof/>
                <w:lang w:val="es-CO"/>
                <w:rPrChange w:id="588" w:author="USER" w:date="2022-09-06T15:02:00Z">
                  <w:rPr>
                    <w:noProof/>
                    <w:highlight w:val="yellow"/>
                    <w:lang w:val="es-CO"/>
                  </w:rPr>
                </w:rPrChange>
              </w:rPr>
              <w:drawing>
                <wp:inline distT="0" distB="0" distL="0" distR="0" wp14:anchorId="6F744063" wp14:editId="59D711AC">
                  <wp:extent cx="1162050" cy="1301282"/>
                  <wp:effectExtent l="0" t="0" r="0" b="0"/>
                  <wp:docPr id="10" name="Imagen 10" descr="sites.google.com/site/wikiredesprimaria/_/rs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tes.google.com/site/wikiredesprimaria/_/rsr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66061" cy="1305774"/>
                          </a:xfrm>
                          <a:prstGeom prst="rect">
                            <a:avLst/>
                          </a:prstGeom>
                          <a:noFill/>
                          <a:ln>
                            <a:noFill/>
                          </a:ln>
                        </pic:spPr>
                      </pic:pic>
                    </a:graphicData>
                  </a:graphic>
                </wp:inline>
              </w:drawing>
            </w:r>
          </w:p>
          <w:p w14:paraId="28A4A69A" w14:textId="77777777" w:rsidR="00B52CBD" w:rsidRPr="00C15A00" w:rsidRDefault="00B52CBD" w:rsidP="00C15A00">
            <w:pPr>
              <w:snapToGrid w:val="0"/>
              <w:spacing w:after="120" w:line="240" w:lineRule="auto"/>
              <w:jc w:val="center"/>
              <w:rPr>
                <w:rStyle w:val="Hipervnculo"/>
                <w:rPrChange w:id="589" w:author="USER" w:date="2022-09-06T15:02:00Z">
                  <w:rPr>
                    <w:rStyle w:val="Hipervnculo"/>
                    <w:highlight w:val="yellow"/>
                  </w:rPr>
                </w:rPrChange>
              </w:rPr>
            </w:pPr>
            <w:r w:rsidRPr="00C15A00">
              <w:rPr>
                <w:rPrChange w:id="590" w:author="USER" w:date="2022-09-06T15:02:00Z">
                  <w:rPr>
                    <w:color w:val="0000FF" w:themeColor="hyperlink"/>
                    <w:highlight w:val="yellow"/>
                    <w:u w:val="single"/>
                  </w:rPr>
                </w:rPrChange>
              </w:rPr>
              <w:t xml:space="preserve">Imagen de referencia </w:t>
            </w:r>
            <w:r w:rsidRPr="00C15A00">
              <w:fldChar w:fldCharType="begin"/>
            </w:r>
            <w:r w:rsidRPr="00C15A00">
              <w:instrText xml:space="preserve"> HYPERLINK "https://cutt.ly/HXQLAi3" </w:instrText>
            </w:r>
            <w:r w:rsidRPr="00C15A00">
              <w:fldChar w:fldCharType="separate"/>
            </w:r>
            <w:r w:rsidRPr="00C15A00">
              <w:rPr>
                <w:rStyle w:val="Hipervnculo"/>
                <w:lang w:val="es-ES_tradnl"/>
                <w:rPrChange w:id="591" w:author="USER" w:date="2022-09-06T15:02:00Z">
                  <w:rPr>
                    <w:rStyle w:val="Hipervnculo"/>
                    <w:highlight w:val="yellow"/>
                    <w:lang w:val="es-ES_tradnl"/>
                  </w:rPr>
                </w:rPrChange>
              </w:rPr>
              <w:t>https://cutt.ly/HXQLAi3</w:t>
            </w:r>
            <w:r w:rsidRPr="00C15A00">
              <w:rPr>
                <w:rStyle w:val="Hipervnculo"/>
                <w:lang w:val="es-ES_tradnl"/>
                <w:rPrChange w:id="592" w:author="USER" w:date="2022-09-06T15:02:00Z">
                  <w:rPr>
                    <w:rStyle w:val="Hipervnculo"/>
                    <w:highlight w:val="yellow"/>
                    <w:lang w:val="es-ES_tradnl"/>
                  </w:rPr>
                </w:rPrChange>
              </w:rPr>
              <w:fldChar w:fldCharType="end"/>
            </w:r>
          </w:p>
          <w:p w14:paraId="453218BD" w14:textId="70F88FE8" w:rsidR="00201964" w:rsidRPr="00C15A00" w:rsidRDefault="00B52CBD" w:rsidP="00C15A00">
            <w:pPr>
              <w:snapToGrid w:val="0"/>
              <w:spacing w:after="120" w:line="240" w:lineRule="auto"/>
              <w:jc w:val="center"/>
              <w:rPr>
                <w:lang w:val="es-ES_tradnl"/>
                <w:rPrChange w:id="593" w:author="USER" w:date="2022-09-06T15:02:00Z">
                  <w:rPr>
                    <w:highlight w:val="yellow"/>
                    <w:lang w:val="es-ES_tradnl"/>
                  </w:rPr>
                </w:rPrChange>
              </w:rPr>
            </w:pPr>
            <w:r w:rsidRPr="00C15A00">
              <w:rPr>
                <w:color w:val="000000"/>
                <w:sz w:val="20"/>
                <w:szCs w:val="20"/>
                <w:shd w:val="clear" w:color="auto" w:fill="FFFFFF"/>
                <w:rPrChange w:id="594" w:author="USER" w:date="2022-09-06T15:02:00Z">
                  <w:rPr>
                    <w:color w:val="000000"/>
                    <w:sz w:val="20"/>
                    <w:szCs w:val="20"/>
                    <w:highlight w:val="yellow"/>
                    <w:shd w:val="clear" w:color="auto" w:fill="FFFFFF"/>
                  </w:rPr>
                </w:rPrChange>
              </w:rPr>
              <w:t>228130_i</w:t>
            </w:r>
            <w:r w:rsidR="004914A7" w:rsidRPr="00C15A00">
              <w:rPr>
                <w:color w:val="000000"/>
                <w:sz w:val="20"/>
                <w:szCs w:val="20"/>
                <w:shd w:val="clear" w:color="auto" w:fill="FFFFFF"/>
                <w:rPrChange w:id="595" w:author="USER" w:date="2022-09-06T15:02:00Z">
                  <w:rPr>
                    <w:color w:val="000000"/>
                    <w:sz w:val="20"/>
                    <w:szCs w:val="20"/>
                    <w:highlight w:val="yellow"/>
                    <w:shd w:val="clear" w:color="auto" w:fill="FFFFFF"/>
                  </w:rPr>
                </w:rPrChange>
              </w:rPr>
              <w:t>35</w:t>
            </w:r>
          </w:p>
        </w:tc>
      </w:tr>
      <w:tr w:rsidR="00201964" w:rsidRPr="00C15A00" w14:paraId="6EFE0974" w14:textId="77777777" w:rsidTr="00550CFC">
        <w:trPr>
          <w:trHeight w:val="420"/>
        </w:trPr>
        <w:tc>
          <w:tcPr>
            <w:tcW w:w="12062" w:type="dxa"/>
            <w:gridSpan w:val="2"/>
            <w:shd w:val="clear" w:color="auto" w:fill="auto"/>
            <w:tcMar>
              <w:top w:w="100" w:type="dxa"/>
              <w:left w:w="100" w:type="dxa"/>
              <w:bottom w:w="100" w:type="dxa"/>
              <w:right w:w="100" w:type="dxa"/>
            </w:tcMar>
          </w:tcPr>
          <w:p w14:paraId="7BF11F8A" w14:textId="682E30B2" w:rsidR="00BE2CB4" w:rsidRPr="00C15A00" w:rsidRDefault="00BE2CB4" w:rsidP="00C15A00">
            <w:pPr>
              <w:widowControl w:val="0"/>
              <w:spacing w:line="240" w:lineRule="auto"/>
              <w:rPr>
                <w:b/>
              </w:rPr>
            </w:pPr>
            <w:r w:rsidRPr="00C15A00">
              <w:rPr>
                <w:b/>
              </w:rPr>
              <w:t xml:space="preserve">Topología malla </w:t>
            </w:r>
          </w:p>
          <w:p w14:paraId="4F0F1C57" w14:textId="77777777" w:rsidR="00BB2C4B" w:rsidRPr="00C15A00" w:rsidRDefault="00BB2C4B" w:rsidP="00C15A00">
            <w:pPr>
              <w:widowControl w:val="0"/>
              <w:spacing w:line="240" w:lineRule="auto"/>
              <w:rPr>
                <w:b/>
              </w:rPr>
            </w:pPr>
          </w:p>
          <w:p w14:paraId="62028232" w14:textId="1F2F39D0" w:rsidR="00201964" w:rsidRPr="00C15A00" w:rsidRDefault="00BE2CB4" w:rsidP="00C15A00">
            <w:pPr>
              <w:widowControl w:val="0"/>
              <w:spacing w:line="240" w:lineRule="auto"/>
              <w:rPr>
                <w:color w:val="999999"/>
              </w:rPr>
            </w:pPr>
            <w:r w:rsidRPr="00C15A00">
              <w:t>Aquí los dispositivos de la red están conectados entre sí mediante un cable, esta topología brinda mayor estabilidad en la conexión y transferencia de datos, una de s</w:t>
            </w:r>
            <w:r w:rsidR="00AA789C" w:rsidRPr="00C15A00">
              <w:t>us</w:t>
            </w:r>
            <w:r w:rsidRPr="00C15A00">
              <w:t xml:space="preserve"> ventajas es que permite hacer respaldo de la información, ya que proporciona múltiples rutas, esta requiere más cable lo que hace su costo de instalación más elevado.</w:t>
            </w:r>
          </w:p>
        </w:tc>
        <w:tc>
          <w:tcPr>
            <w:tcW w:w="3640" w:type="dxa"/>
            <w:shd w:val="clear" w:color="auto" w:fill="auto"/>
            <w:tcMar>
              <w:top w:w="100" w:type="dxa"/>
              <w:left w:w="100" w:type="dxa"/>
              <w:bottom w:w="100" w:type="dxa"/>
              <w:right w:w="100" w:type="dxa"/>
            </w:tcMar>
          </w:tcPr>
          <w:p w14:paraId="10B018DF" w14:textId="77777777" w:rsidR="00BE2CB4" w:rsidRPr="00C15A00" w:rsidRDefault="00BE2CB4" w:rsidP="00C15A00">
            <w:pPr>
              <w:snapToGrid w:val="0"/>
              <w:spacing w:after="120" w:line="240" w:lineRule="auto"/>
              <w:jc w:val="center"/>
              <w:rPr>
                <w:lang w:val="es-ES_tradnl"/>
                <w:rPrChange w:id="596" w:author="USER" w:date="2022-09-06T15:02:00Z">
                  <w:rPr>
                    <w:highlight w:val="yellow"/>
                    <w:lang w:val="es-ES_tradnl"/>
                  </w:rPr>
                </w:rPrChange>
              </w:rPr>
            </w:pPr>
            <w:r w:rsidRPr="00C15A00">
              <w:rPr>
                <w:noProof/>
                <w:lang w:val="es-CO"/>
                <w:rPrChange w:id="597" w:author="USER" w:date="2022-09-06T15:02:00Z">
                  <w:rPr>
                    <w:noProof/>
                    <w:highlight w:val="yellow"/>
                    <w:lang w:val="es-CO"/>
                  </w:rPr>
                </w:rPrChange>
              </w:rPr>
              <w:drawing>
                <wp:inline distT="0" distB="0" distL="0" distR="0" wp14:anchorId="5A34E9B7" wp14:editId="3AF6F5CF">
                  <wp:extent cx="1847850" cy="1201103"/>
                  <wp:effectExtent l="0" t="0" r="0" b="0"/>
                  <wp:docPr id="11" name="Imagen 11" descr="Topología de malla: características, ventajas, desventa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pología de malla: características, ventajas, desventaja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50863" cy="1203062"/>
                          </a:xfrm>
                          <a:prstGeom prst="rect">
                            <a:avLst/>
                          </a:prstGeom>
                          <a:noFill/>
                          <a:ln>
                            <a:noFill/>
                          </a:ln>
                        </pic:spPr>
                      </pic:pic>
                    </a:graphicData>
                  </a:graphic>
                </wp:inline>
              </w:drawing>
            </w:r>
          </w:p>
          <w:p w14:paraId="7E6677B8" w14:textId="77777777" w:rsidR="00B52CBD" w:rsidRPr="00C15A00" w:rsidRDefault="00B52CBD" w:rsidP="00C15A00">
            <w:pPr>
              <w:snapToGrid w:val="0"/>
              <w:spacing w:after="120" w:line="240" w:lineRule="auto"/>
              <w:jc w:val="center"/>
              <w:rPr>
                <w:lang w:val="es-ES_tradnl"/>
                <w:rPrChange w:id="598" w:author="USER" w:date="2022-09-06T15:02:00Z">
                  <w:rPr>
                    <w:highlight w:val="yellow"/>
                    <w:lang w:val="es-ES_tradnl"/>
                  </w:rPr>
                </w:rPrChange>
              </w:rPr>
            </w:pPr>
            <w:r w:rsidRPr="00C15A00">
              <w:rPr>
                <w:rPrChange w:id="599" w:author="USER" w:date="2022-09-06T15:02:00Z">
                  <w:rPr>
                    <w:highlight w:val="yellow"/>
                  </w:rPr>
                </w:rPrChange>
              </w:rPr>
              <w:t xml:space="preserve">Imagen de referencia </w:t>
            </w:r>
            <w:r w:rsidRPr="00C15A00">
              <w:fldChar w:fldCharType="begin"/>
            </w:r>
            <w:r w:rsidRPr="00C15A00">
              <w:instrText xml:space="preserve"> HYPERLINK "https://cutt.ly/lXQLLuf" </w:instrText>
            </w:r>
            <w:r w:rsidRPr="00C15A00">
              <w:fldChar w:fldCharType="separate"/>
            </w:r>
            <w:r w:rsidRPr="00C15A00">
              <w:rPr>
                <w:rStyle w:val="Hipervnculo"/>
                <w:lang w:val="es-ES_tradnl"/>
                <w:rPrChange w:id="600" w:author="USER" w:date="2022-09-06T15:02:00Z">
                  <w:rPr>
                    <w:rStyle w:val="Hipervnculo"/>
                    <w:highlight w:val="yellow"/>
                    <w:lang w:val="es-ES_tradnl"/>
                  </w:rPr>
                </w:rPrChange>
              </w:rPr>
              <w:t>https://cutt.ly/lXQLLuf</w:t>
            </w:r>
            <w:r w:rsidRPr="00C15A00">
              <w:rPr>
                <w:rStyle w:val="Hipervnculo"/>
                <w:lang w:val="es-ES_tradnl"/>
                <w:rPrChange w:id="601" w:author="USER" w:date="2022-09-06T15:02:00Z">
                  <w:rPr>
                    <w:rStyle w:val="Hipervnculo"/>
                    <w:highlight w:val="yellow"/>
                    <w:lang w:val="es-ES_tradnl"/>
                  </w:rPr>
                </w:rPrChange>
              </w:rPr>
              <w:fldChar w:fldCharType="end"/>
            </w:r>
            <w:r w:rsidRPr="00C15A00">
              <w:rPr>
                <w:lang w:val="es-ES_tradnl"/>
                <w:rPrChange w:id="602" w:author="USER" w:date="2022-09-06T15:02:00Z">
                  <w:rPr>
                    <w:highlight w:val="yellow"/>
                    <w:lang w:val="es-ES_tradnl"/>
                  </w:rPr>
                </w:rPrChange>
              </w:rPr>
              <w:t xml:space="preserve"> </w:t>
            </w:r>
          </w:p>
          <w:p w14:paraId="6C009FC4" w14:textId="7C8D1B0F" w:rsidR="00201964" w:rsidRPr="00C15A00" w:rsidRDefault="00B52CBD" w:rsidP="00C15A00">
            <w:pPr>
              <w:snapToGrid w:val="0"/>
              <w:spacing w:after="120" w:line="240" w:lineRule="auto"/>
              <w:jc w:val="center"/>
              <w:rPr>
                <w:lang w:val="es-ES_tradnl"/>
                <w:rPrChange w:id="603" w:author="USER" w:date="2022-09-06T15:02:00Z">
                  <w:rPr>
                    <w:highlight w:val="yellow"/>
                    <w:lang w:val="es-ES_tradnl"/>
                  </w:rPr>
                </w:rPrChange>
              </w:rPr>
            </w:pPr>
            <w:r w:rsidRPr="00C15A00">
              <w:rPr>
                <w:color w:val="000000"/>
                <w:sz w:val="20"/>
                <w:szCs w:val="20"/>
                <w:shd w:val="clear" w:color="auto" w:fill="FFFFFF"/>
                <w:rPrChange w:id="604" w:author="USER" w:date="2022-09-06T15:02:00Z">
                  <w:rPr>
                    <w:color w:val="000000"/>
                    <w:sz w:val="20"/>
                    <w:szCs w:val="20"/>
                    <w:highlight w:val="yellow"/>
                    <w:shd w:val="clear" w:color="auto" w:fill="FFFFFF"/>
                  </w:rPr>
                </w:rPrChange>
              </w:rPr>
              <w:t>228130_i</w:t>
            </w:r>
            <w:r w:rsidR="004914A7" w:rsidRPr="00C15A00">
              <w:rPr>
                <w:color w:val="000000"/>
                <w:sz w:val="20"/>
                <w:szCs w:val="20"/>
                <w:shd w:val="clear" w:color="auto" w:fill="FFFFFF"/>
                <w:rPrChange w:id="605" w:author="USER" w:date="2022-09-06T15:02:00Z">
                  <w:rPr>
                    <w:color w:val="000000"/>
                    <w:sz w:val="20"/>
                    <w:szCs w:val="20"/>
                    <w:highlight w:val="yellow"/>
                    <w:shd w:val="clear" w:color="auto" w:fill="FFFFFF"/>
                  </w:rPr>
                </w:rPrChange>
              </w:rPr>
              <w:t>36</w:t>
            </w:r>
          </w:p>
        </w:tc>
      </w:tr>
      <w:tr w:rsidR="00201964" w:rsidRPr="00C15A00" w14:paraId="3C104E26" w14:textId="77777777" w:rsidTr="00550CFC">
        <w:trPr>
          <w:trHeight w:val="420"/>
        </w:trPr>
        <w:tc>
          <w:tcPr>
            <w:tcW w:w="12062" w:type="dxa"/>
            <w:gridSpan w:val="2"/>
            <w:shd w:val="clear" w:color="auto" w:fill="auto"/>
            <w:tcMar>
              <w:top w:w="100" w:type="dxa"/>
              <w:left w:w="100" w:type="dxa"/>
              <w:bottom w:w="100" w:type="dxa"/>
              <w:right w:w="100" w:type="dxa"/>
            </w:tcMar>
          </w:tcPr>
          <w:p w14:paraId="22BD8CAC" w14:textId="77777777" w:rsidR="00201964" w:rsidRPr="00C15A00" w:rsidRDefault="00201964" w:rsidP="00C15A00">
            <w:pPr>
              <w:widowControl w:val="0"/>
              <w:spacing w:line="240" w:lineRule="auto"/>
              <w:rPr>
                <w:b/>
              </w:rPr>
            </w:pPr>
          </w:p>
          <w:p w14:paraId="1878778F" w14:textId="71C99469" w:rsidR="00BE2CB4" w:rsidRPr="00C15A00" w:rsidRDefault="00BE2CB4" w:rsidP="00C15A00">
            <w:pPr>
              <w:widowControl w:val="0"/>
              <w:spacing w:line="240" w:lineRule="auto"/>
              <w:rPr>
                <w:b/>
              </w:rPr>
            </w:pPr>
            <w:r w:rsidRPr="00C15A00">
              <w:rPr>
                <w:b/>
              </w:rPr>
              <w:t>Topología h</w:t>
            </w:r>
            <w:r w:rsidR="00883DDB" w:rsidRPr="00C15A00">
              <w:rPr>
                <w:b/>
              </w:rPr>
              <w:t>í</w:t>
            </w:r>
            <w:r w:rsidRPr="00C15A00">
              <w:rPr>
                <w:b/>
              </w:rPr>
              <w:t xml:space="preserve">brida </w:t>
            </w:r>
          </w:p>
          <w:p w14:paraId="406594EA" w14:textId="77777777" w:rsidR="00BB2C4B" w:rsidRPr="00C15A00" w:rsidRDefault="00BB2C4B" w:rsidP="00C15A00">
            <w:pPr>
              <w:widowControl w:val="0"/>
              <w:spacing w:line="240" w:lineRule="auto"/>
              <w:rPr>
                <w:b/>
              </w:rPr>
            </w:pPr>
          </w:p>
          <w:p w14:paraId="5CCA5AC1" w14:textId="2620CF99" w:rsidR="00201964" w:rsidRPr="00C15A00" w:rsidRDefault="00BE2CB4" w:rsidP="00C15A00">
            <w:pPr>
              <w:widowControl w:val="0"/>
              <w:spacing w:line="240" w:lineRule="auto"/>
              <w:rPr>
                <w:color w:val="BFBFBF" w:themeColor="background1" w:themeShade="BF"/>
              </w:rPr>
            </w:pPr>
            <w:r w:rsidRPr="00C15A00">
              <w:t xml:space="preserve">En ella se pueden utilizar una o más topologías fusionadas para brindar una mejor seguridad y estabilidad en la organización; es importante decir </w:t>
            </w:r>
            <w:r w:rsidR="00A816AC" w:rsidRPr="00C15A00">
              <w:t>que,</w:t>
            </w:r>
            <w:r w:rsidRPr="00C15A00">
              <w:t xml:space="preserve"> en esta topología</w:t>
            </w:r>
            <w:r w:rsidR="00926DAE" w:rsidRPr="00C15A00">
              <w:t>,</w:t>
            </w:r>
            <w:r w:rsidRPr="00C15A00">
              <w:t xml:space="preserve"> si un solo equipo falla</w:t>
            </w:r>
            <w:r w:rsidR="00926DAE" w:rsidRPr="00C15A00">
              <w:t xml:space="preserve"> </w:t>
            </w:r>
            <w:r w:rsidRPr="00C15A00">
              <w:t>no afectará al resto de la red, generalmente se pueden hacer combinaciones entre la estrella-bus y estrella-anillo</w:t>
            </w:r>
            <w:r w:rsidR="00926DAE" w:rsidRPr="00C15A00">
              <w:t xml:space="preserve"> </w:t>
            </w:r>
            <w:r w:rsidR="005A483E" w:rsidRPr="00C15A00">
              <w:t>(Sánchez et al, 2020)</w:t>
            </w:r>
            <w:r w:rsidR="00C97BCB" w:rsidRPr="00C15A00">
              <w:t>.</w:t>
            </w:r>
            <w:r w:rsidR="005A483E" w:rsidRPr="00C15A00">
              <w:t xml:space="preserve"> </w:t>
            </w:r>
          </w:p>
        </w:tc>
        <w:tc>
          <w:tcPr>
            <w:tcW w:w="3640" w:type="dxa"/>
            <w:shd w:val="clear" w:color="auto" w:fill="auto"/>
            <w:tcMar>
              <w:top w:w="100" w:type="dxa"/>
              <w:left w:w="100" w:type="dxa"/>
              <w:bottom w:w="100" w:type="dxa"/>
              <w:right w:w="100" w:type="dxa"/>
            </w:tcMar>
          </w:tcPr>
          <w:p w14:paraId="5C79E7FC" w14:textId="77777777" w:rsidR="00BE2CB4" w:rsidRPr="00C15A00" w:rsidRDefault="00BE2CB4" w:rsidP="00C15A00">
            <w:pPr>
              <w:snapToGrid w:val="0"/>
              <w:spacing w:after="120" w:line="240" w:lineRule="auto"/>
              <w:jc w:val="center"/>
              <w:rPr>
                <w:lang w:val="es-ES_tradnl"/>
                <w:rPrChange w:id="606" w:author="USER" w:date="2022-09-06T15:02:00Z">
                  <w:rPr>
                    <w:highlight w:val="yellow"/>
                    <w:lang w:val="es-ES_tradnl"/>
                  </w:rPr>
                </w:rPrChange>
              </w:rPr>
            </w:pPr>
            <w:r w:rsidRPr="00C15A00">
              <w:rPr>
                <w:noProof/>
                <w:lang w:val="es-CO"/>
                <w:rPrChange w:id="607" w:author="USER" w:date="2022-09-06T15:02:00Z">
                  <w:rPr>
                    <w:noProof/>
                    <w:highlight w:val="yellow"/>
                    <w:lang w:val="es-CO"/>
                  </w:rPr>
                </w:rPrChange>
              </w:rPr>
              <w:drawing>
                <wp:inline distT="0" distB="0" distL="0" distR="0" wp14:anchorId="736FF6BF" wp14:editId="2959F99F">
                  <wp:extent cx="2190750" cy="152757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95931" cy="1531192"/>
                          </a:xfrm>
                          <a:prstGeom prst="rect">
                            <a:avLst/>
                          </a:prstGeom>
                          <a:noFill/>
                          <a:ln>
                            <a:noFill/>
                          </a:ln>
                        </pic:spPr>
                      </pic:pic>
                    </a:graphicData>
                  </a:graphic>
                </wp:inline>
              </w:drawing>
            </w:r>
          </w:p>
          <w:p w14:paraId="31BA219C" w14:textId="77777777" w:rsidR="00B52CBD" w:rsidRPr="00C15A00" w:rsidRDefault="00B52CBD" w:rsidP="00C15A00">
            <w:pPr>
              <w:snapToGrid w:val="0"/>
              <w:spacing w:after="120" w:line="240" w:lineRule="auto"/>
              <w:jc w:val="center"/>
              <w:rPr>
                <w:lang w:val="es-ES_tradnl"/>
                <w:rPrChange w:id="608" w:author="USER" w:date="2022-09-06T15:02:00Z">
                  <w:rPr>
                    <w:highlight w:val="yellow"/>
                    <w:lang w:val="es-ES_tradnl"/>
                  </w:rPr>
                </w:rPrChange>
              </w:rPr>
            </w:pPr>
            <w:r w:rsidRPr="00C15A00">
              <w:rPr>
                <w:rPrChange w:id="609" w:author="USER" w:date="2022-09-06T15:02:00Z">
                  <w:rPr>
                    <w:highlight w:val="yellow"/>
                  </w:rPr>
                </w:rPrChange>
              </w:rPr>
              <w:t xml:space="preserve">Imagen de referencia </w:t>
            </w:r>
            <w:r w:rsidRPr="00C15A00">
              <w:fldChar w:fldCharType="begin"/>
            </w:r>
            <w:r w:rsidRPr="00C15A00">
              <w:instrText xml:space="preserve"> HYPERLINK "https://cutt.ly/KXQL9at" </w:instrText>
            </w:r>
            <w:r w:rsidRPr="00C15A00">
              <w:fldChar w:fldCharType="separate"/>
            </w:r>
            <w:r w:rsidRPr="00C15A00">
              <w:rPr>
                <w:rStyle w:val="Hipervnculo"/>
                <w:lang w:val="es-ES_tradnl"/>
                <w:rPrChange w:id="610" w:author="USER" w:date="2022-09-06T15:02:00Z">
                  <w:rPr>
                    <w:rStyle w:val="Hipervnculo"/>
                    <w:highlight w:val="yellow"/>
                    <w:lang w:val="es-ES_tradnl"/>
                  </w:rPr>
                </w:rPrChange>
              </w:rPr>
              <w:t>https://cutt.ly/KXQL9at</w:t>
            </w:r>
            <w:r w:rsidRPr="00C15A00">
              <w:rPr>
                <w:rStyle w:val="Hipervnculo"/>
                <w:lang w:val="es-ES_tradnl"/>
                <w:rPrChange w:id="611" w:author="USER" w:date="2022-09-06T15:02:00Z">
                  <w:rPr>
                    <w:rStyle w:val="Hipervnculo"/>
                    <w:highlight w:val="yellow"/>
                    <w:lang w:val="es-ES_tradnl"/>
                  </w:rPr>
                </w:rPrChange>
              </w:rPr>
              <w:fldChar w:fldCharType="end"/>
            </w:r>
            <w:r w:rsidRPr="00C15A00">
              <w:rPr>
                <w:lang w:val="es-ES_tradnl"/>
                <w:rPrChange w:id="612" w:author="USER" w:date="2022-09-06T15:02:00Z">
                  <w:rPr>
                    <w:highlight w:val="yellow"/>
                    <w:lang w:val="es-ES_tradnl"/>
                  </w:rPr>
                </w:rPrChange>
              </w:rPr>
              <w:t xml:space="preserve"> </w:t>
            </w:r>
          </w:p>
          <w:p w14:paraId="6E1F2661" w14:textId="04E6A112" w:rsidR="00201964" w:rsidRPr="00C15A00" w:rsidRDefault="00B52CBD" w:rsidP="00C15A00">
            <w:pPr>
              <w:snapToGrid w:val="0"/>
              <w:spacing w:after="120" w:line="240" w:lineRule="auto"/>
              <w:jc w:val="center"/>
              <w:rPr>
                <w:lang w:val="es-ES_tradnl"/>
                <w:rPrChange w:id="613" w:author="USER" w:date="2022-09-06T15:02:00Z">
                  <w:rPr>
                    <w:highlight w:val="yellow"/>
                    <w:lang w:val="es-ES_tradnl"/>
                  </w:rPr>
                </w:rPrChange>
              </w:rPr>
            </w:pPr>
            <w:r w:rsidRPr="00C15A00">
              <w:rPr>
                <w:color w:val="000000"/>
                <w:sz w:val="20"/>
                <w:szCs w:val="20"/>
                <w:shd w:val="clear" w:color="auto" w:fill="FFFFFF"/>
                <w:rPrChange w:id="614" w:author="USER" w:date="2022-09-06T15:02:00Z">
                  <w:rPr>
                    <w:color w:val="000000"/>
                    <w:sz w:val="20"/>
                    <w:szCs w:val="20"/>
                    <w:highlight w:val="yellow"/>
                    <w:shd w:val="clear" w:color="auto" w:fill="FFFFFF"/>
                  </w:rPr>
                </w:rPrChange>
              </w:rPr>
              <w:t>228130_i</w:t>
            </w:r>
            <w:r w:rsidR="004914A7" w:rsidRPr="00C15A00">
              <w:rPr>
                <w:color w:val="000000"/>
                <w:sz w:val="20"/>
                <w:szCs w:val="20"/>
                <w:shd w:val="clear" w:color="auto" w:fill="FFFFFF"/>
                <w:rPrChange w:id="615" w:author="USER" w:date="2022-09-06T15:02:00Z">
                  <w:rPr>
                    <w:color w:val="000000"/>
                    <w:sz w:val="20"/>
                    <w:szCs w:val="20"/>
                    <w:highlight w:val="yellow"/>
                    <w:shd w:val="clear" w:color="auto" w:fill="FFFFFF"/>
                  </w:rPr>
                </w:rPrChange>
              </w:rPr>
              <w:t>37</w:t>
            </w:r>
          </w:p>
        </w:tc>
      </w:tr>
    </w:tbl>
    <w:p w14:paraId="162290FF" w14:textId="77777777" w:rsidR="00B52CBD" w:rsidRPr="00C15A00" w:rsidRDefault="00B52CBD" w:rsidP="00C15A00">
      <w:pPr>
        <w:snapToGrid w:val="0"/>
        <w:spacing w:after="120" w:line="240" w:lineRule="auto"/>
        <w:rPr>
          <w:lang w:val="es-ES_tradnl"/>
        </w:rPr>
      </w:pPr>
    </w:p>
    <w:p w14:paraId="7733712E" w14:textId="77777777" w:rsidR="004914A7" w:rsidRPr="00C15A00" w:rsidRDefault="004914A7" w:rsidP="00C15A00">
      <w:pPr>
        <w:snapToGrid w:val="0"/>
        <w:spacing w:after="120" w:line="240" w:lineRule="auto"/>
        <w:rPr>
          <w:lang w:val="es-ES_tradnl"/>
        </w:rPr>
      </w:pPr>
    </w:p>
    <w:p w14:paraId="4596D53E" w14:textId="77777777" w:rsidR="004914A7" w:rsidRPr="00C15A00" w:rsidRDefault="004914A7" w:rsidP="00C15A00">
      <w:pPr>
        <w:snapToGrid w:val="0"/>
        <w:spacing w:after="120" w:line="240" w:lineRule="auto"/>
        <w:rPr>
          <w:lang w:val="es-ES_tradnl"/>
        </w:rPr>
      </w:pPr>
    </w:p>
    <w:p w14:paraId="22EA4C74" w14:textId="77777777" w:rsidR="004914A7" w:rsidRPr="00C15A00" w:rsidRDefault="004914A7" w:rsidP="00C15A00">
      <w:pPr>
        <w:snapToGrid w:val="0"/>
        <w:spacing w:after="120" w:line="240" w:lineRule="auto"/>
        <w:rPr>
          <w:lang w:val="es-ES_tradnl"/>
        </w:rPr>
      </w:pPr>
    </w:p>
    <w:p w14:paraId="1AB3558B" w14:textId="467F764D" w:rsidR="003B004E" w:rsidRPr="00C15A00" w:rsidRDefault="00B52CBD" w:rsidP="00C15A00">
      <w:pPr>
        <w:snapToGrid w:val="0"/>
        <w:spacing w:after="120" w:line="240" w:lineRule="auto"/>
        <w:rPr>
          <w:lang w:val="es-ES_tradnl"/>
        </w:rPr>
      </w:pPr>
      <w:r w:rsidRPr="00C15A00">
        <w:rPr>
          <w:lang w:val="es-ES_tradnl"/>
        </w:rPr>
        <w:t>Modelo OSI</w:t>
      </w:r>
    </w:p>
    <w:tbl>
      <w:tblPr>
        <w:tblStyle w:val="Tablaconcuadrcula"/>
        <w:tblW w:w="0" w:type="auto"/>
        <w:tblLook w:val="04A0" w:firstRow="1" w:lastRow="0" w:firstColumn="1" w:lastColumn="0" w:noHBand="0" w:noVBand="1"/>
      </w:tblPr>
      <w:tblGrid>
        <w:gridCol w:w="15690"/>
      </w:tblGrid>
      <w:tr w:rsidR="00225050" w:rsidRPr="00C15A00" w14:paraId="477ED030" w14:textId="77777777" w:rsidTr="00550CFC">
        <w:trPr>
          <w:trHeight w:val="444"/>
        </w:trPr>
        <w:tc>
          <w:tcPr>
            <w:tcW w:w="15690" w:type="dxa"/>
            <w:shd w:val="clear" w:color="auto" w:fill="8DB3E2" w:themeFill="text2" w:themeFillTint="66"/>
          </w:tcPr>
          <w:p w14:paraId="7F1AF03A" w14:textId="77777777" w:rsidR="00225050" w:rsidRPr="00C15A00" w:rsidRDefault="00225050" w:rsidP="00C15A00">
            <w:pPr>
              <w:pStyle w:val="Ttulo1"/>
              <w:jc w:val="center"/>
              <w:outlineLvl w:val="0"/>
              <w:rPr>
                <w:sz w:val="22"/>
                <w:szCs w:val="22"/>
              </w:rPr>
            </w:pPr>
            <w:r w:rsidRPr="00C15A00">
              <w:rPr>
                <w:sz w:val="22"/>
                <w:szCs w:val="22"/>
              </w:rPr>
              <w:t>Cuadro de texto</w:t>
            </w:r>
          </w:p>
        </w:tc>
      </w:tr>
      <w:tr w:rsidR="00225050" w:rsidRPr="00C15A00" w14:paraId="34181894" w14:textId="77777777" w:rsidTr="00550CFC">
        <w:tc>
          <w:tcPr>
            <w:tcW w:w="15690" w:type="dxa"/>
          </w:tcPr>
          <w:p w14:paraId="7F2A4C33" w14:textId="07625431" w:rsidR="00225050" w:rsidRPr="00C15A00" w:rsidRDefault="000272B0" w:rsidP="00C15A00">
            <w:pPr>
              <w:snapToGrid w:val="0"/>
              <w:spacing w:after="120"/>
              <w:jc w:val="both"/>
              <w:rPr>
                <w:lang w:val="es-ES_tradnl"/>
              </w:rPr>
            </w:pPr>
            <w:r w:rsidRPr="00C15A00">
              <w:rPr>
                <w:lang w:val="es-ES_tradnl"/>
              </w:rPr>
              <w:t>U</w:t>
            </w:r>
            <w:r w:rsidR="00225050" w:rsidRPr="00C15A00">
              <w:rPr>
                <w:lang w:val="es-ES_tradnl"/>
              </w:rPr>
              <w:t>n puente de red, es un dispositivo de interconexión de redes, este opera en la capa 2 del modelo OSI, divide una red en segmento</w:t>
            </w:r>
            <w:r w:rsidR="000825D8" w:rsidRPr="00C15A00">
              <w:rPr>
                <w:lang w:val="es-ES_tradnl"/>
              </w:rPr>
              <w:t>s.</w:t>
            </w:r>
            <w:r w:rsidR="00225050" w:rsidRPr="00C15A00">
              <w:rPr>
                <w:lang w:val="es-ES_tradnl"/>
              </w:rPr>
              <w:t xml:space="preserve"> </w:t>
            </w:r>
            <w:r w:rsidR="000825D8" w:rsidRPr="00C15A00">
              <w:rPr>
                <w:lang w:val="es-ES_tradnl"/>
              </w:rPr>
              <w:t>P</w:t>
            </w:r>
            <w:r w:rsidR="00225050" w:rsidRPr="00C15A00">
              <w:rPr>
                <w:lang w:val="es-ES_tradnl"/>
              </w:rPr>
              <w:t xml:space="preserve">or </w:t>
            </w:r>
            <w:r w:rsidR="000825D8" w:rsidRPr="00C15A00">
              <w:rPr>
                <w:lang w:val="es-ES_tradnl"/>
              </w:rPr>
              <w:t>su</w:t>
            </w:r>
            <w:r w:rsidR="00225050" w:rsidRPr="00C15A00">
              <w:rPr>
                <w:lang w:val="es-ES_tradnl"/>
              </w:rPr>
              <w:t xml:space="preserve"> parte</w:t>
            </w:r>
            <w:r w:rsidR="000825D8" w:rsidRPr="00C15A00">
              <w:rPr>
                <w:lang w:val="es-ES_tradnl"/>
              </w:rPr>
              <w:t>,</w:t>
            </w:r>
            <w:r w:rsidR="00225050" w:rsidRPr="00C15A00">
              <w:rPr>
                <w:lang w:val="es-ES_tradnl"/>
              </w:rPr>
              <w:t xml:space="preserve"> el </w:t>
            </w:r>
            <w:r w:rsidR="00225050" w:rsidRPr="00C15A00">
              <w:rPr>
                <w:i/>
                <w:lang w:val="es-ES_tradnl"/>
              </w:rPr>
              <w:t>switch</w:t>
            </w:r>
            <w:r w:rsidR="00225050" w:rsidRPr="00C15A00">
              <w:rPr>
                <w:lang w:val="es-ES_tradnl"/>
              </w:rPr>
              <w:t xml:space="preserve"> es un dispositivo electrónico de interconexión de redes que también opera en la capa de enlace de datos</w:t>
            </w:r>
            <w:r w:rsidR="000825D8" w:rsidRPr="00C15A00">
              <w:rPr>
                <w:lang w:val="es-ES_tradnl"/>
              </w:rPr>
              <w:t>, e</w:t>
            </w:r>
            <w:r w:rsidR="00225050" w:rsidRPr="00C15A00">
              <w:rPr>
                <w:lang w:val="es-ES_tradnl"/>
              </w:rPr>
              <w:t>ste interconecta dos o más segmentos de red</w:t>
            </w:r>
            <w:r w:rsidR="000825D8" w:rsidRPr="00C15A00">
              <w:rPr>
                <w:lang w:val="es-ES_tradnl"/>
              </w:rPr>
              <w:t>. A</w:t>
            </w:r>
            <w:r w:rsidR="00225050" w:rsidRPr="00C15A00">
              <w:rPr>
                <w:lang w:val="es-ES_tradnl"/>
              </w:rPr>
              <w:t xml:space="preserve">hora bien, un </w:t>
            </w:r>
            <w:proofErr w:type="spellStart"/>
            <w:r w:rsidR="00A816AC" w:rsidRPr="00C15A00">
              <w:rPr>
                <w:i/>
                <w:lang w:val="es-ES_tradnl"/>
              </w:rPr>
              <w:t>r</w:t>
            </w:r>
            <w:r w:rsidR="00225050" w:rsidRPr="00C15A00">
              <w:rPr>
                <w:i/>
                <w:lang w:val="es-ES_tradnl"/>
              </w:rPr>
              <w:t>outer</w:t>
            </w:r>
            <w:proofErr w:type="spellEnd"/>
            <w:r w:rsidR="00225050" w:rsidRPr="00C15A00">
              <w:rPr>
                <w:lang w:val="es-ES_tradnl"/>
              </w:rPr>
              <w:t xml:space="preserve"> es un dispositivo electrónico que encamina e interconecta</w:t>
            </w:r>
            <w:r w:rsidR="00917842" w:rsidRPr="00C15A00">
              <w:rPr>
                <w:lang w:val="es-ES_tradnl"/>
              </w:rPr>
              <w:t xml:space="preserve"> las</w:t>
            </w:r>
            <w:r w:rsidR="00225050" w:rsidRPr="00C15A00">
              <w:rPr>
                <w:lang w:val="es-ES_tradnl"/>
              </w:rPr>
              <w:t xml:space="preserve"> redes de los equipos que operan en la capa 3.</w:t>
            </w:r>
          </w:p>
          <w:p w14:paraId="14BA2F80" w14:textId="77777777" w:rsidR="00225050" w:rsidRPr="00C15A00" w:rsidRDefault="00225050" w:rsidP="00C15A00">
            <w:pPr>
              <w:snapToGrid w:val="0"/>
              <w:spacing w:after="120"/>
              <w:jc w:val="both"/>
              <w:rPr>
                <w:b/>
                <w:bCs/>
                <w:lang w:val="es-ES_tradnl"/>
              </w:rPr>
            </w:pPr>
            <w:r w:rsidRPr="00C15A00">
              <w:rPr>
                <w:b/>
                <w:bCs/>
                <w:lang w:val="es-ES_tradnl"/>
              </w:rPr>
              <w:t>¿Qué es TCP/IP?</w:t>
            </w:r>
          </w:p>
          <w:p w14:paraId="45BCF56D" w14:textId="62448E60" w:rsidR="00225050" w:rsidRPr="00C15A00" w:rsidRDefault="00225050" w:rsidP="00C15A00">
            <w:pPr>
              <w:snapToGrid w:val="0"/>
              <w:spacing w:after="120"/>
              <w:jc w:val="both"/>
              <w:rPr>
                <w:lang w:val="es-ES_tradnl"/>
              </w:rPr>
            </w:pPr>
            <w:r w:rsidRPr="00C15A00">
              <w:rPr>
                <w:lang w:val="es-ES_tradnl"/>
              </w:rPr>
              <w:t xml:space="preserve">Se relaciona a un protocolo para el funcionamiento de la red de </w:t>
            </w:r>
            <w:r w:rsidRPr="00C15A00">
              <w:rPr>
                <w:iCs/>
                <w:lang w:val="es-ES_tradnl"/>
              </w:rPr>
              <w:t>internet,</w:t>
            </w:r>
            <w:r w:rsidRPr="00C15A00">
              <w:rPr>
                <w:lang w:val="es-ES_tradnl"/>
              </w:rPr>
              <w:t xml:space="preserve"> este funciona a nivel de transporte del modelo de referencia OSI, proporciona fiabilidad en los datos, el protocolo IP, se encuentra en el nivel de red OSI, que encamina los datos hacia otros equipos.</w:t>
            </w:r>
          </w:p>
          <w:p w14:paraId="7D202BB6" w14:textId="391C7FEF" w:rsidR="00225050" w:rsidRPr="00C15A00" w:rsidRDefault="00225050" w:rsidP="00C15A00">
            <w:pPr>
              <w:snapToGrid w:val="0"/>
              <w:spacing w:after="120"/>
              <w:jc w:val="both"/>
              <w:rPr>
                <w:lang w:val="es-ES_tradnl"/>
              </w:rPr>
            </w:pPr>
            <w:r w:rsidRPr="00C15A00">
              <w:rPr>
                <w:lang w:val="es-ES_tradnl"/>
              </w:rPr>
              <w:t xml:space="preserve">Estos protocolos se pueden descomponer en niveles de TCP/IP, usando siempre como referencia el modelo OSI, este se descompone en cinco niveles, cuatro niveles de </w:t>
            </w:r>
            <w:r w:rsidRPr="00C15A00">
              <w:rPr>
                <w:i/>
                <w:lang w:val="es-ES_tradnl"/>
              </w:rPr>
              <w:t>software</w:t>
            </w:r>
            <w:r w:rsidRPr="00C15A00">
              <w:rPr>
                <w:lang w:val="es-ES_tradnl"/>
              </w:rPr>
              <w:t xml:space="preserve"> y un nivel de </w:t>
            </w:r>
            <w:r w:rsidRPr="00C15A00">
              <w:rPr>
                <w:i/>
                <w:lang w:val="es-ES_tradnl"/>
              </w:rPr>
              <w:t>hardware</w:t>
            </w:r>
            <w:r w:rsidR="005A7FD2" w:rsidRPr="00C15A00">
              <w:rPr>
                <w:lang w:val="es-ES_tradnl"/>
              </w:rPr>
              <w:t xml:space="preserve"> </w:t>
            </w:r>
            <w:r w:rsidR="005A483E" w:rsidRPr="00C15A00">
              <w:rPr>
                <w:lang w:val="es-ES_tradnl"/>
              </w:rPr>
              <w:t>(</w:t>
            </w:r>
            <w:proofErr w:type="spellStart"/>
            <w:r w:rsidR="005A483E" w:rsidRPr="00C15A00">
              <w:rPr>
                <w:lang w:val="es-ES_tradnl"/>
              </w:rPr>
              <w:t>Kurose</w:t>
            </w:r>
            <w:proofErr w:type="spellEnd"/>
            <w:r w:rsidR="005A483E" w:rsidRPr="00C15A00">
              <w:rPr>
                <w:lang w:val="es-ES_tradnl"/>
              </w:rPr>
              <w:t xml:space="preserve"> et at, 2017)</w:t>
            </w:r>
            <w:r w:rsidR="00C97BCB" w:rsidRPr="00C15A00">
              <w:rPr>
                <w:lang w:val="es-ES_tradnl"/>
              </w:rPr>
              <w:t>.</w:t>
            </w:r>
          </w:p>
          <w:p w14:paraId="5BA71687" w14:textId="54CBA01B" w:rsidR="00225050" w:rsidRPr="00C15A00" w:rsidRDefault="00225050" w:rsidP="00C15A00">
            <w:pPr>
              <w:snapToGrid w:val="0"/>
              <w:spacing w:after="120"/>
              <w:jc w:val="both"/>
              <w:rPr>
                <w:lang w:val="es-ES_tradnl"/>
              </w:rPr>
            </w:pPr>
            <w:r w:rsidRPr="00C15A00">
              <w:rPr>
                <w:lang w:val="es-ES_tradnl"/>
              </w:rPr>
              <w:t>¿</w:t>
            </w:r>
            <w:r w:rsidR="004D012B" w:rsidRPr="00C15A00">
              <w:rPr>
                <w:lang w:val="es-ES_tradnl"/>
              </w:rPr>
              <w:t>Q</w:t>
            </w:r>
            <w:r w:rsidRPr="00C15A00">
              <w:rPr>
                <w:lang w:val="es-ES_tradnl"/>
              </w:rPr>
              <w:t>ué es un protocolo? Puede ser relativamente simple o complejo,</w:t>
            </w:r>
            <w:r w:rsidR="004D012B" w:rsidRPr="00C15A00">
              <w:rPr>
                <w:lang w:val="es-ES_tradnl"/>
              </w:rPr>
              <w:t xml:space="preserve"> es</w:t>
            </w:r>
            <w:r w:rsidRPr="00C15A00">
              <w:rPr>
                <w:lang w:val="es-ES_tradnl"/>
              </w:rPr>
              <w:t xml:space="preserve"> un conjunto de reglas que permiten la conexión y comunicación de dos o más entidades de un sistema.</w:t>
            </w:r>
          </w:p>
        </w:tc>
      </w:tr>
    </w:tbl>
    <w:p w14:paraId="34B242C0" w14:textId="77777777" w:rsidR="00FD3C7D" w:rsidRPr="00C15A00" w:rsidRDefault="00FD3C7D" w:rsidP="00C15A00">
      <w:pPr>
        <w:snapToGrid w:val="0"/>
        <w:spacing w:after="120" w:line="240" w:lineRule="auto"/>
        <w:rPr>
          <w:lang w:val="es-ES_tradnl"/>
        </w:rPr>
      </w:pPr>
    </w:p>
    <w:tbl>
      <w:tblPr>
        <w:tblStyle w:val="a1"/>
        <w:tblW w:w="1549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5880"/>
        <w:gridCol w:w="7605"/>
      </w:tblGrid>
      <w:tr w:rsidR="003B004E" w:rsidRPr="00C15A00" w14:paraId="76E77C34" w14:textId="77777777" w:rsidTr="00550CFC">
        <w:trPr>
          <w:trHeight w:val="460"/>
        </w:trPr>
        <w:tc>
          <w:tcPr>
            <w:tcW w:w="2010" w:type="dxa"/>
            <w:shd w:val="clear" w:color="auto" w:fill="C9DAF8"/>
            <w:tcMar>
              <w:top w:w="100" w:type="dxa"/>
              <w:left w:w="100" w:type="dxa"/>
              <w:bottom w:w="100" w:type="dxa"/>
              <w:right w:w="100" w:type="dxa"/>
            </w:tcMar>
          </w:tcPr>
          <w:p w14:paraId="48700072" w14:textId="77777777" w:rsidR="003B004E" w:rsidRPr="00C15A00" w:rsidRDefault="003B004E" w:rsidP="00C15A00">
            <w:pPr>
              <w:widowControl w:val="0"/>
              <w:spacing w:line="240" w:lineRule="auto"/>
              <w:jc w:val="center"/>
              <w:rPr>
                <w:b/>
                <w:sz w:val="26"/>
                <w:szCs w:val="26"/>
              </w:rPr>
            </w:pPr>
            <w:r w:rsidRPr="00C15A00">
              <w:rPr>
                <w:b/>
                <w:sz w:val="26"/>
                <w:szCs w:val="26"/>
              </w:rPr>
              <w:t>Tipo de recurso</w:t>
            </w:r>
          </w:p>
        </w:tc>
        <w:tc>
          <w:tcPr>
            <w:tcW w:w="13485" w:type="dxa"/>
            <w:gridSpan w:val="2"/>
            <w:shd w:val="clear" w:color="auto" w:fill="C9DAF8"/>
            <w:tcMar>
              <w:top w:w="100" w:type="dxa"/>
              <w:left w:w="100" w:type="dxa"/>
              <w:bottom w:w="100" w:type="dxa"/>
              <w:right w:w="100" w:type="dxa"/>
            </w:tcMar>
          </w:tcPr>
          <w:p w14:paraId="0BCDF2C7" w14:textId="77777777" w:rsidR="003B004E" w:rsidRPr="00C15A00" w:rsidRDefault="003B004E" w:rsidP="00C15A00">
            <w:pPr>
              <w:pStyle w:val="Ttulo"/>
              <w:widowControl w:val="0"/>
              <w:spacing w:line="240" w:lineRule="auto"/>
              <w:jc w:val="center"/>
              <w:rPr>
                <w:sz w:val="22"/>
                <w:szCs w:val="22"/>
              </w:rPr>
            </w:pPr>
            <w:bookmarkStart w:id="616" w:name="_732bw6rzvtb7" w:colFirst="0" w:colLast="0"/>
            <w:bookmarkEnd w:id="616"/>
            <w:r w:rsidRPr="00C15A00">
              <w:rPr>
                <w:sz w:val="22"/>
                <w:szCs w:val="22"/>
              </w:rPr>
              <w:t>Infografía interactiva Modal</w:t>
            </w:r>
          </w:p>
        </w:tc>
      </w:tr>
      <w:tr w:rsidR="003B004E" w:rsidRPr="00C15A00" w14:paraId="76DF541B" w14:textId="77777777" w:rsidTr="00550CFC">
        <w:trPr>
          <w:trHeight w:val="420"/>
        </w:trPr>
        <w:tc>
          <w:tcPr>
            <w:tcW w:w="2010" w:type="dxa"/>
            <w:shd w:val="clear" w:color="auto" w:fill="auto"/>
            <w:tcMar>
              <w:top w:w="100" w:type="dxa"/>
              <w:left w:w="100" w:type="dxa"/>
              <w:bottom w:w="100" w:type="dxa"/>
              <w:right w:w="100" w:type="dxa"/>
            </w:tcMar>
          </w:tcPr>
          <w:p w14:paraId="2994D4C6" w14:textId="77777777" w:rsidR="003B004E" w:rsidRPr="00C15A00" w:rsidRDefault="003B004E" w:rsidP="00C15A00">
            <w:pPr>
              <w:widowControl w:val="0"/>
              <w:spacing w:line="240" w:lineRule="auto"/>
              <w:rPr>
                <w:b/>
              </w:rPr>
            </w:pPr>
            <w:r w:rsidRPr="00C15A00">
              <w:rPr>
                <w:b/>
              </w:rPr>
              <w:t>Texto introductorio</w:t>
            </w:r>
          </w:p>
        </w:tc>
        <w:tc>
          <w:tcPr>
            <w:tcW w:w="13485" w:type="dxa"/>
            <w:gridSpan w:val="2"/>
            <w:shd w:val="clear" w:color="auto" w:fill="auto"/>
            <w:tcMar>
              <w:top w:w="100" w:type="dxa"/>
              <w:left w:w="100" w:type="dxa"/>
              <w:bottom w:w="100" w:type="dxa"/>
              <w:right w:w="100" w:type="dxa"/>
            </w:tcMar>
          </w:tcPr>
          <w:p w14:paraId="4FF5CE0A" w14:textId="17BE9CCC" w:rsidR="00575FD2" w:rsidRPr="00C15A00" w:rsidRDefault="00217B7C" w:rsidP="00C15A00">
            <w:pPr>
              <w:widowControl w:val="0"/>
              <w:spacing w:line="240" w:lineRule="auto"/>
              <w:jc w:val="both"/>
            </w:pPr>
            <w:r w:rsidRPr="00C15A00">
              <w:t xml:space="preserve">El </w:t>
            </w:r>
            <w:r w:rsidR="00575FD2" w:rsidRPr="00C15A00">
              <w:t>modelo OSI, básicamente es un estándar para interconectar sistemas sin importar si los sistemas son diferentes, este modelo está conformado por 7 capas, cada una de estas tienen sus propias funciones y así el conjunto alcan</w:t>
            </w:r>
            <w:r w:rsidRPr="00C15A00">
              <w:t>za</w:t>
            </w:r>
            <w:r w:rsidR="00575FD2" w:rsidRPr="00C15A00">
              <w:t xml:space="preserve"> su objetivo</w:t>
            </w:r>
            <w:r w:rsidR="00656A07" w:rsidRPr="00C15A00">
              <w:t xml:space="preserve"> (Sánchez</w:t>
            </w:r>
            <w:r w:rsidR="00C97BCB" w:rsidRPr="00C15A00">
              <w:t xml:space="preserve"> et al</w:t>
            </w:r>
            <w:r w:rsidR="00656A07" w:rsidRPr="00C15A00">
              <w:t>, 2020)</w:t>
            </w:r>
            <w:r w:rsidR="00575FD2" w:rsidRPr="00C15A00">
              <w:t>. A continuación,</w:t>
            </w:r>
            <w:r w:rsidRPr="00C15A00">
              <w:t xml:space="preserve"> se detallan</w:t>
            </w:r>
            <w:r w:rsidR="00575FD2" w:rsidRPr="00C15A00">
              <w:t xml:space="preserve"> algunos de los protocolos en </w:t>
            </w:r>
            <w:r w:rsidR="00C34E51" w:rsidRPr="00C15A00">
              <w:t>las</w:t>
            </w:r>
            <w:r w:rsidR="00575FD2" w:rsidRPr="00C15A00">
              <w:t xml:space="preserve"> respectivas capas de este modelo:</w:t>
            </w:r>
          </w:p>
          <w:p w14:paraId="4DB36966" w14:textId="6AFA172A" w:rsidR="00575FD2" w:rsidRPr="00C15A00" w:rsidRDefault="00575FD2" w:rsidP="00C15A00">
            <w:pPr>
              <w:widowControl w:val="0"/>
              <w:spacing w:line="240" w:lineRule="auto"/>
            </w:pPr>
          </w:p>
        </w:tc>
      </w:tr>
      <w:tr w:rsidR="003B004E" w:rsidRPr="00C15A00" w14:paraId="105D8E91" w14:textId="77777777" w:rsidTr="00550CFC">
        <w:trPr>
          <w:trHeight w:val="420"/>
        </w:trPr>
        <w:tc>
          <w:tcPr>
            <w:tcW w:w="15495" w:type="dxa"/>
            <w:gridSpan w:val="3"/>
            <w:shd w:val="clear" w:color="auto" w:fill="auto"/>
            <w:tcMar>
              <w:top w:w="100" w:type="dxa"/>
              <w:left w:w="100" w:type="dxa"/>
              <w:bottom w:w="100" w:type="dxa"/>
              <w:right w:w="100" w:type="dxa"/>
            </w:tcMar>
          </w:tcPr>
          <w:p w14:paraId="56E87CED" w14:textId="6EA4951F" w:rsidR="003B004E" w:rsidRPr="00C15A00" w:rsidRDefault="003B004E" w:rsidP="00C15A00">
            <w:pPr>
              <w:widowControl w:val="0"/>
              <w:spacing w:line="240" w:lineRule="auto"/>
              <w:jc w:val="center"/>
              <w:rPr>
                <w:color w:val="666666"/>
              </w:rPr>
            </w:pPr>
            <w:r w:rsidRPr="00C15A00">
              <w:rPr>
                <w:rFonts w:eastAsia="Times New Roman"/>
                <w:noProof/>
                <w:color w:val="333333"/>
                <w:spacing w:val="-3"/>
                <w:lang w:val="es-CO"/>
              </w:rPr>
              <w:drawing>
                <wp:inline distT="0" distB="0" distL="0" distR="0" wp14:anchorId="3AF9AC8A" wp14:editId="6E93EA69">
                  <wp:extent cx="5486400" cy="3200400"/>
                  <wp:effectExtent l="0" t="0" r="19050" b="19050"/>
                  <wp:docPr id="127" name="Diagrama 1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300D7C12" w14:textId="6DC53BDF" w:rsidR="003B004E" w:rsidRPr="00C15A00" w:rsidRDefault="003B004E" w:rsidP="00C15A00">
            <w:pPr>
              <w:widowControl w:val="0"/>
              <w:spacing w:line="240" w:lineRule="auto"/>
              <w:rPr>
                <w:color w:val="666666"/>
              </w:rPr>
            </w:pPr>
            <w:r w:rsidRPr="00C15A00">
              <w:rPr>
                <w:color w:val="666666"/>
              </w:rPr>
              <w:t>La idea es hacer clic sobre cada parte de la pirámide y sale el respectivo contenido, debe ser en esta figura porque así es el método OSI.</w:t>
            </w:r>
          </w:p>
        </w:tc>
      </w:tr>
      <w:tr w:rsidR="003B004E" w:rsidRPr="00C15A00" w14:paraId="3AF2F315" w14:textId="77777777" w:rsidTr="00550CFC">
        <w:trPr>
          <w:trHeight w:val="420"/>
        </w:trPr>
        <w:tc>
          <w:tcPr>
            <w:tcW w:w="2010" w:type="dxa"/>
            <w:shd w:val="clear" w:color="auto" w:fill="auto"/>
            <w:tcMar>
              <w:top w:w="100" w:type="dxa"/>
              <w:left w:w="100" w:type="dxa"/>
              <w:bottom w:w="100" w:type="dxa"/>
              <w:right w:w="100" w:type="dxa"/>
            </w:tcMar>
          </w:tcPr>
          <w:p w14:paraId="703303D9" w14:textId="77777777" w:rsidR="003B004E" w:rsidRPr="00C15A00" w:rsidRDefault="003B004E" w:rsidP="00C15A00">
            <w:pPr>
              <w:widowControl w:val="0"/>
              <w:spacing w:line="240" w:lineRule="auto"/>
              <w:rPr>
                <w:b/>
              </w:rPr>
            </w:pPr>
            <w:r w:rsidRPr="00C15A00">
              <w:rPr>
                <w:b/>
              </w:rPr>
              <w:t>Código de la imagen</w:t>
            </w:r>
          </w:p>
        </w:tc>
        <w:tc>
          <w:tcPr>
            <w:tcW w:w="13485" w:type="dxa"/>
            <w:gridSpan w:val="2"/>
            <w:shd w:val="clear" w:color="auto" w:fill="auto"/>
            <w:tcMar>
              <w:top w:w="100" w:type="dxa"/>
              <w:left w:w="100" w:type="dxa"/>
              <w:bottom w:w="100" w:type="dxa"/>
              <w:right w:w="100" w:type="dxa"/>
            </w:tcMar>
          </w:tcPr>
          <w:p w14:paraId="70279E5B" w14:textId="31462FE9" w:rsidR="003B004E" w:rsidRPr="00C15A00" w:rsidRDefault="00B52CBD" w:rsidP="00C15A00">
            <w:pPr>
              <w:widowControl w:val="0"/>
              <w:spacing w:line="240" w:lineRule="auto"/>
            </w:pPr>
            <w:r w:rsidRPr="00C15A00">
              <w:rPr>
                <w:color w:val="000000"/>
                <w:sz w:val="20"/>
                <w:szCs w:val="20"/>
                <w:shd w:val="clear" w:color="auto" w:fill="FFFFFF"/>
                <w:rPrChange w:id="617" w:author="USER" w:date="2022-09-06T15:02:00Z">
                  <w:rPr>
                    <w:color w:val="000000"/>
                    <w:sz w:val="20"/>
                    <w:szCs w:val="20"/>
                    <w:highlight w:val="yellow"/>
                    <w:shd w:val="clear" w:color="auto" w:fill="FFFFFF"/>
                  </w:rPr>
                </w:rPrChange>
              </w:rPr>
              <w:t>228130_i</w:t>
            </w:r>
            <w:r w:rsidR="004914A7" w:rsidRPr="00C15A00">
              <w:rPr>
                <w:color w:val="000000"/>
                <w:sz w:val="20"/>
                <w:szCs w:val="20"/>
                <w:shd w:val="clear" w:color="auto" w:fill="FFFFFF"/>
                <w:rPrChange w:id="618" w:author="USER" w:date="2022-09-06T15:02:00Z">
                  <w:rPr>
                    <w:color w:val="000000"/>
                    <w:sz w:val="20"/>
                    <w:szCs w:val="20"/>
                    <w:highlight w:val="yellow"/>
                    <w:shd w:val="clear" w:color="auto" w:fill="FFFFFF"/>
                  </w:rPr>
                </w:rPrChange>
              </w:rPr>
              <w:t>38</w:t>
            </w:r>
          </w:p>
        </w:tc>
      </w:tr>
      <w:tr w:rsidR="00F9725C" w:rsidRPr="00C15A00" w14:paraId="74AC1E60" w14:textId="77777777" w:rsidTr="00550CFC">
        <w:tc>
          <w:tcPr>
            <w:tcW w:w="2010" w:type="dxa"/>
            <w:shd w:val="clear" w:color="auto" w:fill="auto"/>
            <w:tcMar>
              <w:top w:w="100" w:type="dxa"/>
              <w:left w:w="100" w:type="dxa"/>
              <w:bottom w:w="100" w:type="dxa"/>
              <w:right w:w="100" w:type="dxa"/>
            </w:tcMar>
          </w:tcPr>
          <w:p w14:paraId="1564475F" w14:textId="77777777" w:rsidR="003B004E" w:rsidRPr="00C15A00" w:rsidRDefault="003B004E" w:rsidP="00C15A00">
            <w:pPr>
              <w:widowControl w:val="0"/>
              <w:spacing w:line="240" w:lineRule="auto"/>
              <w:rPr>
                <w:b/>
              </w:rPr>
            </w:pPr>
            <w:r w:rsidRPr="00C15A00">
              <w:rPr>
                <w:b/>
              </w:rPr>
              <w:t>Punto modal 1</w:t>
            </w:r>
          </w:p>
        </w:tc>
        <w:tc>
          <w:tcPr>
            <w:tcW w:w="5880" w:type="dxa"/>
            <w:shd w:val="clear" w:color="auto" w:fill="auto"/>
            <w:tcMar>
              <w:top w:w="100" w:type="dxa"/>
              <w:left w:w="100" w:type="dxa"/>
              <w:bottom w:w="100" w:type="dxa"/>
              <w:right w:w="100" w:type="dxa"/>
            </w:tcMar>
          </w:tcPr>
          <w:p w14:paraId="57B4BDFE" w14:textId="77777777" w:rsidR="003B004E" w:rsidRPr="00C15A00" w:rsidRDefault="003B004E" w:rsidP="00C15A00">
            <w:pPr>
              <w:snapToGrid w:val="0"/>
              <w:spacing w:after="120" w:line="240" w:lineRule="auto"/>
              <w:rPr>
                <w:b/>
                <w:bCs/>
                <w:lang w:val="es-ES_tradnl"/>
              </w:rPr>
            </w:pPr>
            <w:r w:rsidRPr="00C15A00">
              <w:rPr>
                <w:b/>
                <w:bCs/>
                <w:lang w:val="es-ES_tradnl"/>
              </w:rPr>
              <w:t>Capa de aplicación</w:t>
            </w:r>
          </w:p>
          <w:p w14:paraId="4BE99DE7" w14:textId="77777777" w:rsidR="003B004E" w:rsidRPr="00C15A00" w:rsidRDefault="003B004E">
            <w:pPr>
              <w:numPr>
                <w:ilvl w:val="0"/>
                <w:numId w:val="10"/>
              </w:numPr>
              <w:spacing w:before="100" w:beforeAutospacing="1" w:after="100" w:afterAutospacing="1" w:line="240" w:lineRule="auto"/>
              <w:rPr>
                <w:rFonts w:eastAsia="Times New Roman"/>
                <w:i/>
                <w:iCs/>
                <w:spacing w:val="-3"/>
                <w:lang w:val="es-ES_tradnl" w:eastAsia="es-ES"/>
              </w:rPr>
              <w:pPrChange w:id="619" w:author="USER" w:date="2022-09-06T15:02:00Z">
                <w:pPr>
                  <w:numPr>
                    <w:numId w:val="10"/>
                  </w:numPr>
                  <w:shd w:val="clear" w:color="auto" w:fill="FFFFFF"/>
                  <w:tabs>
                    <w:tab w:val="num" w:pos="720"/>
                  </w:tabs>
                  <w:spacing w:before="100" w:beforeAutospacing="1" w:after="100" w:afterAutospacing="1" w:line="240" w:lineRule="auto"/>
                  <w:ind w:left="720" w:hanging="360"/>
                </w:pPr>
              </w:pPrChange>
            </w:pPr>
            <w:proofErr w:type="spellStart"/>
            <w:r w:rsidRPr="00C15A00">
              <w:rPr>
                <w:rFonts w:eastAsia="Times New Roman"/>
                <w:i/>
                <w:iCs/>
                <w:spacing w:val="-3"/>
                <w:lang w:val="es-ES_tradnl" w:eastAsia="es-ES"/>
              </w:rPr>
              <w:t>HyperText</w:t>
            </w:r>
            <w:proofErr w:type="spellEnd"/>
            <w:r w:rsidRPr="00C15A00">
              <w:rPr>
                <w:rFonts w:eastAsia="Times New Roman"/>
                <w:i/>
                <w:iCs/>
                <w:spacing w:val="-3"/>
                <w:lang w:val="es-ES_tradnl" w:eastAsia="es-ES"/>
              </w:rPr>
              <w:t xml:space="preserve"> Transfer </w:t>
            </w:r>
            <w:proofErr w:type="spellStart"/>
            <w:r w:rsidRPr="00C15A00">
              <w:rPr>
                <w:rFonts w:eastAsia="Times New Roman"/>
                <w:i/>
                <w:iCs/>
                <w:spacing w:val="-3"/>
                <w:lang w:val="es-ES_tradnl" w:eastAsia="es-ES"/>
              </w:rPr>
              <w:t>Protocol</w:t>
            </w:r>
            <w:proofErr w:type="spellEnd"/>
            <w:r w:rsidRPr="00C15A00">
              <w:rPr>
                <w:rFonts w:eastAsia="Times New Roman"/>
                <w:i/>
                <w:iCs/>
                <w:spacing w:val="-3"/>
                <w:lang w:val="es-ES_tradnl" w:eastAsia="es-ES"/>
              </w:rPr>
              <w:t xml:space="preserve"> (HTTP)</w:t>
            </w:r>
          </w:p>
          <w:p w14:paraId="5C5B7E95" w14:textId="77777777" w:rsidR="003B004E" w:rsidRPr="00C15A00" w:rsidRDefault="003B004E">
            <w:pPr>
              <w:numPr>
                <w:ilvl w:val="0"/>
                <w:numId w:val="10"/>
              </w:numPr>
              <w:spacing w:before="100" w:beforeAutospacing="1" w:after="100" w:afterAutospacing="1" w:line="240" w:lineRule="auto"/>
              <w:rPr>
                <w:rFonts w:eastAsia="Times New Roman"/>
                <w:i/>
                <w:iCs/>
                <w:spacing w:val="-3"/>
                <w:lang w:val="es-ES_tradnl" w:eastAsia="es-ES"/>
              </w:rPr>
              <w:pPrChange w:id="620" w:author="USER" w:date="2022-09-06T15:02:00Z">
                <w:pPr>
                  <w:numPr>
                    <w:numId w:val="10"/>
                  </w:numPr>
                  <w:shd w:val="clear" w:color="auto" w:fill="FFFFFF"/>
                  <w:tabs>
                    <w:tab w:val="num" w:pos="720"/>
                  </w:tabs>
                  <w:spacing w:before="100" w:beforeAutospacing="1" w:after="100" w:afterAutospacing="1" w:line="240" w:lineRule="auto"/>
                  <w:ind w:left="720" w:hanging="360"/>
                </w:pPr>
              </w:pPrChange>
            </w:pPr>
            <w:r w:rsidRPr="00C15A00">
              <w:rPr>
                <w:rFonts w:eastAsia="Times New Roman"/>
                <w:i/>
                <w:iCs/>
                <w:spacing w:val="-3"/>
                <w:lang w:val="es-ES_tradnl" w:eastAsia="es-ES"/>
              </w:rPr>
              <w:t xml:space="preserve">File Transfer </w:t>
            </w:r>
            <w:proofErr w:type="spellStart"/>
            <w:r w:rsidRPr="00C15A00">
              <w:rPr>
                <w:rFonts w:eastAsia="Times New Roman"/>
                <w:i/>
                <w:iCs/>
                <w:spacing w:val="-3"/>
                <w:lang w:val="es-ES_tradnl" w:eastAsia="es-ES"/>
              </w:rPr>
              <w:t>Protocol</w:t>
            </w:r>
            <w:proofErr w:type="spellEnd"/>
            <w:r w:rsidRPr="00C15A00">
              <w:rPr>
                <w:rFonts w:eastAsia="Times New Roman"/>
                <w:i/>
                <w:iCs/>
                <w:spacing w:val="-3"/>
                <w:lang w:val="es-ES_tradnl" w:eastAsia="es-ES"/>
              </w:rPr>
              <w:t xml:space="preserve"> (FTP)</w:t>
            </w:r>
          </w:p>
          <w:p w14:paraId="3D1407E6" w14:textId="77777777" w:rsidR="003B004E" w:rsidRPr="00C15A00" w:rsidRDefault="003B004E">
            <w:pPr>
              <w:numPr>
                <w:ilvl w:val="0"/>
                <w:numId w:val="10"/>
              </w:numPr>
              <w:spacing w:before="100" w:beforeAutospacing="1" w:after="100" w:afterAutospacing="1" w:line="240" w:lineRule="auto"/>
              <w:rPr>
                <w:rFonts w:eastAsia="Times New Roman"/>
                <w:i/>
                <w:iCs/>
                <w:spacing w:val="-3"/>
                <w:lang w:val="en-US" w:eastAsia="es-ES"/>
              </w:rPr>
              <w:pPrChange w:id="621" w:author="USER" w:date="2022-09-06T15:02:00Z">
                <w:pPr>
                  <w:numPr>
                    <w:numId w:val="10"/>
                  </w:numPr>
                  <w:shd w:val="clear" w:color="auto" w:fill="FFFFFF"/>
                  <w:tabs>
                    <w:tab w:val="num" w:pos="720"/>
                  </w:tabs>
                  <w:spacing w:before="100" w:beforeAutospacing="1" w:after="100" w:afterAutospacing="1" w:line="240" w:lineRule="auto"/>
                  <w:ind w:left="720" w:hanging="360"/>
                </w:pPr>
              </w:pPrChange>
            </w:pPr>
            <w:r w:rsidRPr="00C15A00">
              <w:rPr>
                <w:rFonts w:eastAsia="Times New Roman"/>
                <w:i/>
                <w:iCs/>
                <w:spacing w:val="-3"/>
                <w:lang w:val="en-US" w:eastAsia="es-ES"/>
              </w:rPr>
              <w:t>Simple Mail Transfer Protocol (SMTP)</w:t>
            </w:r>
          </w:p>
          <w:p w14:paraId="447FE05D" w14:textId="77777777" w:rsidR="003B004E" w:rsidRPr="00C15A00" w:rsidRDefault="003B004E">
            <w:pPr>
              <w:numPr>
                <w:ilvl w:val="0"/>
                <w:numId w:val="10"/>
              </w:numPr>
              <w:spacing w:before="100" w:beforeAutospacing="1" w:after="100" w:afterAutospacing="1" w:line="240" w:lineRule="auto"/>
              <w:rPr>
                <w:rFonts w:eastAsia="Times New Roman"/>
                <w:i/>
                <w:iCs/>
                <w:spacing w:val="-3"/>
                <w:lang w:val="es-ES_tradnl" w:eastAsia="es-ES"/>
              </w:rPr>
              <w:pPrChange w:id="622" w:author="USER" w:date="2022-09-06T15:02:00Z">
                <w:pPr>
                  <w:numPr>
                    <w:numId w:val="10"/>
                  </w:numPr>
                  <w:shd w:val="clear" w:color="auto" w:fill="FFFFFF"/>
                  <w:tabs>
                    <w:tab w:val="num" w:pos="720"/>
                  </w:tabs>
                  <w:spacing w:before="100" w:beforeAutospacing="1" w:after="100" w:afterAutospacing="1" w:line="240" w:lineRule="auto"/>
                  <w:ind w:left="720" w:hanging="360"/>
                </w:pPr>
              </w:pPrChange>
            </w:pPr>
            <w:proofErr w:type="spellStart"/>
            <w:r w:rsidRPr="00C15A00">
              <w:rPr>
                <w:rFonts w:eastAsia="Times New Roman"/>
                <w:i/>
                <w:iCs/>
                <w:spacing w:val="-3"/>
                <w:lang w:val="es-ES_tradnl" w:eastAsia="es-ES"/>
              </w:rPr>
              <w:t>Secure</w:t>
            </w:r>
            <w:proofErr w:type="spellEnd"/>
            <w:r w:rsidRPr="00C15A00">
              <w:rPr>
                <w:rFonts w:eastAsia="Times New Roman"/>
                <w:i/>
                <w:iCs/>
                <w:spacing w:val="-3"/>
                <w:lang w:val="es-ES_tradnl" w:eastAsia="es-ES"/>
              </w:rPr>
              <w:t xml:space="preserve"> Shell (SSH)</w:t>
            </w:r>
          </w:p>
          <w:p w14:paraId="78CF3981" w14:textId="77777777" w:rsidR="003B004E" w:rsidRPr="00C15A00" w:rsidRDefault="003B004E">
            <w:pPr>
              <w:numPr>
                <w:ilvl w:val="0"/>
                <w:numId w:val="10"/>
              </w:numPr>
              <w:spacing w:before="100" w:beforeAutospacing="1" w:after="100" w:afterAutospacing="1" w:line="240" w:lineRule="auto"/>
              <w:rPr>
                <w:rFonts w:eastAsia="Times New Roman"/>
                <w:i/>
                <w:iCs/>
                <w:spacing w:val="-3"/>
                <w:lang w:val="en-US" w:eastAsia="es-ES"/>
              </w:rPr>
              <w:pPrChange w:id="623" w:author="USER" w:date="2022-09-06T15:02:00Z">
                <w:pPr>
                  <w:numPr>
                    <w:numId w:val="10"/>
                  </w:numPr>
                  <w:shd w:val="clear" w:color="auto" w:fill="FFFFFF"/>
                  <w:tabs>
                    <w:tab w:val="num" w:pos="720"/>
                  </w:tabs>
                  <w:spacing w:before="100" w:beforeAutospacing="1" w:after="100" w:afterAutospacing="1" w:line="240" w:lineRule="auto"/>
                  <w:ind w:left="720" w:hanging="360"/>
                </w:pPr>
              </w:pPrChange>
            </w:pPr>
            <w:r w:rsidRPr="00C15A00">
              <w:rPr>
                <w:rFonts w:eastAsia="Times New Roman"/>
                <w:i/>
                <w:iCs/>
                <w:spacing w:val="-3"/>
                <w:lang w:val="en-US" w:eastAsia="es-ES"/>
              </w:rPr>
              <w:t>Simple Network Management Protocol (SNMP)</w:t>
            </w:r>
          </w:p>
          <w:p w14:paraId="40DE1561" w14:textId="77777777" w:rsidR="003B004E" w:rsidRPr="00C15A00" w:rsidRDefault="003B004E">
            <w:pPr>
              <w:numPr>
                <w:ilvl w:val="0"/>
                <w:numId w:val="10"/>
              </w:numPr>
              <w:spacing w:before="100" w:beforeAutospacing="1" w:after="100" w:afterAutospacing="1" w:line="240" w:lineRule="auto"/>
              <w:rPr>
                <w:rFonts w:eastAsia="Times New Roman"/>
                <w:i/>
                <w:iCs/>
                <w:spacing w:val="-3"/>
                <w:lang w:val="es-ES_tradnl" w:eastAsia="es-ES"/>
              </w:rPr>
              <w:pPrChange w:id="624" w:author="USER" w:date="2022-09-06T15:02:00Z">
                <w:pPr>
                  <w:numPr>
                    <w:numId w:val="10"/>
                  </w:numPr>
                  <w:shd w:val="clear" w:color="auto" w:fill="FFFFFF"/>
                  <w:tabs>
                    <w:tab w:val="num" w:pos="720"/>
                  </w:tabs>
                  <w:spacing w:before="100" w:beforeAutospacing="1" w:after="100" w:afterAutospacing="1" w:line="240" w:lineRule="auto"/>
                  <w:ind w:left="720" w:hanging="360"/>
                </w:pPr>
              </w:pPrChange>
            </w:pPr>
            <w:proofErr w:type="spellStart"/>
            <w:r w:rsidRPr="00C15A00">
              <w:rPr>
                <w:rFonts w:eastAsia="Times New Roman"/>
                <w:i/>
                <w:iCs/>
                <w:spacing w:val="-3"/>
                <w:lang w:val="es-ES_tradnl" w:eastAsia="es-ES"/>
              </w:rPr>
              <w:t>Domain</w:t>
            </w:r>
            <w:proofErr w:type="spellEnd"/>
            <w:r w:rsidRPr="00C15A00">
              <w:rPr>
                <w:rFonts w:eastAsia="Times New Roman"/>
                <w:i/>
                <w:iCs/>
                <w:spacing w:val="-3"/>
                <w:lang w:val="es-ES_tradnl" w:eastAsia="es-ES"/>
              </w:rPr>
              <w:t xml:space="preserve"> </w:t>
            </w:r>
            <w:proofErr w:type="spellStart"/>
            <w:r w:rsidRPr="00C15A00">
              <w:rPr>
                <w:rFonts w:eastAsia="Times New Roman"/>
                <w:i/>
                <w:iCs/>
                <w:spacing w:val="-3"/>
                <w:lang w:val="es-ES_tradnl" w:eastAsia="es-ES"/>
              </w:rPr>
              <w:t>Name</w:t>
            </w:r>
            <w:proofErr w:type="spellEnd"/>
            <w:r w:rsidRPr="00C15A00">
              <w:rPr>
                <w:rFonts w:eastAsia="Times New Roman"/>
                <w:i/>
                <w:iCs/>
                <w:spacing w:val="-3"/>
                <w:lang w:val="es-ES_tradnl" w:eastAsia="es-ES"/>
              </w:rPr>
              <w:t xml:space="preserve"> </w:t>
            </w:r>
            <w:proofErr w:type="spellStart"/>
            <w:r w:rsidRPr="00C15A00">
              <w:rPr>
                <w:rFonts w:eastAsia="Times New Roman"/>
                <w:i/>
                <w:iCs/>
                <w:spacing w:val="-3"/>
                <w:lang w:val="es-ES_tradnl" w:eastAsia="es-ES"/>
              </w:rPr>
              <w:t>System</w:t>
            </w:r>
            <w:proofErr w:type="spellEnd"/>
            <w:r w:rsidRPr="00C15A00">
              <w:rPr>
                <w:rFonts w:eastAsia="Times New Roman"/>
                <w:i/>
                <w:iCs/>
                <w:spacing w:val="-3"/>
                <w:lang w:val="es-ES_tradnl" w:eastAsia="es-ES"/>
              </w:rPr>
              <w:t xml:space="preserve"> (DNS)</w:t>
            </w:r>
          </w:p>
          <w:p w14:paraId="4312B9B7" w14:textId="60721119" w:rsidR="003B004E" w:rsidRPr="00C15A00" w:rsidRDefault="003B004E" w:rsidP="00C15A00">
            <w:pPr>
              <w:widowControl w:val="0"/>
              <w:spacing w:line="240" w:lineRule="auto"/>
            </w:pPr>
            <w:r w:rsidRPr="00C15A00">
              <w:rPr>
                <w:rFonts w:eastAsia="Times New Roman"/>
                <w:spacing w:val="-3"/>
                <w:lang w:val="es-ES_tradnl" w:eastAsia="es-ES"/>
              </w:rPr>
              <w:t xml:space="preserve">Estos protocolos se utilizan más en cuando </w:t>
            </w:r>
            <w:r w:rsidR="00DD2C03" w:rsidRPr="00C15A00">
              <w:rPr>
                <w:rFonts w:eastAsia="Times New Roman"/>
                <w:spacing w:val="-3"/>
                <w:lang w:val="es-ES_tradnl" w:eastAsia="es-ES"/>
              </w:rPr>
              <w:t>se ven</w:t>
            </w:r>
            <w:r w:rsidRPr="00C15A00">
              <w:rPr>
                <w:rFonts w:eastAsia="Times New Roman"/>
                <w:spacing w:val="-3"/>
                <w:lang w:val="es-ES_tradnl" w:eastAsia="es-ES"/>
              </w:rPr>
              <w:t xml:space="preserve"> videos</w:t>
            </w:r>
            <w:r w:rsidR="00DD2C03" w:rsidRPr="00C15A00">
              <w:rPr>
                <w:rFonts w:eastAsia="Times New Roman"/>
                <w:spacing w:val="-3"/>
                <w:lang w:val="es-ES_tradnl" w:eastAsia="es-ES"/>
              </w:rPr>
              <w:t xml:space="preserve"> o se envían</w:t>
            </w:r>
            <w:r w:rsidRPr="00C15A00">
              <w:rPr>
                <w:rFonts w:eastAsia="Times New Roman"/>
                <w:spacing w:val="-3"/>
                <w:lang w:val="es-ES_tradnl" w:eastAsia="es-ES"/>
              </w:rPr>
              <w:t xml:space="preserve"> mensajes en </w:t>
            </w:r>
            <w:r w:rsidRPr="00C15A00">
              <w:rPr>
                <w:rFonts w:eastAsia="Times New Roman"/>
                <w:i/>
                <w:spacing w:val="-3"/>
                <w:lang w:val="es-ES_tradnl" w:eastAsia="es-ES"/>
              </w:rPr>
              <w:t>software</w:t>
            </w:r>
            <w:r w:rsidRPr="00C15A00">
              <w:rPr>
                <w:rFonts w:eastAsia="Times New Roman"/>
                <w:spacing w:val="-3"/>
                <w:lang w:val="es-ES_tradnl" w:eastAsia="es-ES"/>
              </w:rPr>
              <w:t xml:space="preserve"> de mensajería</w:t>
            </w:r>
            <w:r w:rsidR="003A5B7D" w:rsidRPr="00C15A00">
              <w:rPr>
                <w:rFonts w:eastAsia="Times New Roman"/>
                <w:spacing w:val="-3"/>
                <w:lang w:val="es-ES_tradnl" w:eastAsia="es-ES"/>
              </w:rPr>
              <w:t xml:space="preserve"> o </w:t>
            </w:r>
            <w:r w:rsidRPr="00C15A00">
              <w:rPr>
                <w:rFonts w:eastAsia="Times New Roman"/>
                <w:spacing w:val="-3"/>
                <w:lang w:val="es-ES_tradnl" w:eastAsia="es-ES"/>
              </w:rPr>
              <w:t xml:space="preserve">correos electrónicos. </w:t>
            </w:r>
          </w:p>
        </w:tc>
        <w:tc>
          <w:tcPr>
            <w:tcW w:w="7605" w:type="dxa"/>
            <w:shd w:val="clear" w:color="auto" w:fill="auto"/>
            <w:tcMar>
              <w:top w:w="100" w:type="dxa"/>
              <w:left w:w="100" w:type="dxa"/>
              <w:bottom w:w="100" w:type="dxa"/>
              <w:right w:w="100" w:type="dxa"/>
            </w:tcMar>
          </w:tcPr>
          <w:p w14:paraId="406B6FC8" w14:textId="7E20C52E" w:rsidR="003B004E" w:rsidRPr="00C15A00" w:rsidRDefault="003B004E" w:rsidP="00C15A00">
            <w:pPr>
              <w:widowControl w:val="0"/>
              <w:spacing w:line="240" w:lineRule="auto"/>
            </w:pPr>
            <w:r w:rsidRPr="00C15A00">
              <w:t>Aplicación</w:t>
            </w:r>
          </w:p>
        </w:tc>
      </w:tr>
      <w:tr w:rsidR="00F9725C" w:rsidRPr="00C15A00" w14:paraId="73EB8237" w14:textId="77777777" w:rsidTr="00550CFC">
        <w:tc>
          <w:tcPr>
            <w:tcW w:w="2010" w:type="dxa"/>
            <w:shd w:val="clear" w:color="auto" w:fill="auto"/>
            <w:tcMar>
              <w:top w:w="100" w:type="dxa"/>
              <w:left w:w="100" w:type="dxa"/>
              <w:bottom w:w="100" w:type="dxa"/>
              <w:right w:w="100" w:type="dxa"/>
            </w:tcMar>
          </w:tcPr>
          <w:p w14:paraId="0A163719" w14:textId="77777777" w:rsidR="003B004E" w:rsidRPr="00C15A00" w:rsidRDefault="003B004E" w:rsidP="00C15A00">
            <w:pPr>
              <w:widowControl w:val="0"/>
              <w:spacing w:line="240" w:lineRule="auto"/>
              <w:rPr>
                <w:b/>
              </w:rPr>
            </w:pPr>
            <w:r w:rsidRPr="00C15A00">
              <w:rPr>
                <w:b/>
              </w:rPr>
              <w:t>Punto modal 2</w:t>
            </w:r>
          </w:p>
        </w:tc>
        <w:tc>
          <w:tcPr>
            <w:tcW w:w="5880" w:type="dxa"/>
            <w:shd w:val="clear" w:color="auto" w:fill="auto"/>
            <w:tcMar>
              <w:top w:w="100" w:type="dxa"/>
              <w:left w:w="100" w:type="dxa"/>
              <w:bottom w:w="100" w:type="dxa"/>
              <w:right w:w="100" w:type="dxa"/>
            </w:tcMar>
          </w:tcPr>
          <w:p w14:paraId="78F3D854" w14:textId="77777777" w:rsidR="003B004E" w:rsidRPr="00C15A00" w:rsidRDefault="003B004E">
            <w:pPr>
              <w:spacing w:before="100" w:beforeAutospacing="1" w:after="100" w:afterAutospacing="1" w:line="240" w:lineRule="auto"/>
              <w:rPr>
                <w:rFonts w:eastAsia="Times New Roman"/>
                <w:b/>
                <w:bCs/>
                <w:spacing w:val="-3"/>
                <w:lang w:val="es-ES_tradnl" w:eastAsia="es-ES"/>
              </w:rPr>
              <w:pPrChange w:id="625" w:author="USER" w:date="2022-09-06T15:02:00Z">
                <w:pPr>
                  <w:shd w:val="clear" w:color="auto" w:fill="FFFFFF"/>
                  <w:spacing w:before="100" w:beforeAutospacing="1" w:after="100" w:afterAutospacing="1" w:line="240" w:lineRule="auto"/>
                </w:pPr>
              </w:pPrChange>
            </w:pPr>
            <w:r w:rsidRPr="00C15A00">
              <w:rPr>
                <w:rFonts w:eastAsia="Times New Roman"/>
                <w:b/>
                <w:bCs/>
                <w:spacing w:val="-3"/>
                <w:lang w:val="es-ES_tradnl" w:eastAsia="es-ES"/>
              </w:rPr>
              <w:t>Capa de presentación</w:t>
            </w:r>
          </w:p>
          <w:p w14:paraId="3DBF06B3" w14:textId="77777777" w:rsidR="003B004E" w:rsidRPr="00C15A00" w:rsidRDefault="003B004E">
            <w:pPr>
              <w:numPr>
                <w:ilvl w:val="0"/>
                <w:numId w:val="16"/>
              </w:numPr>
              <w:spacing w:before="100" w:beforeAutospacing="1" w:after="100" w:afterAutospacing="1" w:line="240" w:lineRule="auto"/>
              <w:rPr>
                <w:rFonts w:eastAsia="Times New Roman"/>
                <w:i/>
                <w:iCs/>
                <w:spacing w:val="-3"/>
                <w:lang w:val="es-ES_tradnl" w:eastAsia="es-ES"/>
              </w:rPr>
              <w:pPrChange w:id="626" w:author="USER" w:date="2022-09-06T15:02:00Z">
                <w:pPr>
                  <w:numPr>
                    <w:numId w:val="16"/>
                  </w:numPr>
                  <w:shd w:val="clear" w:color="auto" w:fill="FFFFFF"/>
                  <w:tabs>
                    <w:tab w:val="num" w:pos="720"/>
                  </w:tabs>
                  <w:spacing w:before="100" w:beforeAutospacing="1" w:after="100" w:afterAutospacing="1" w:line="240" w:lineRule="auto"/>
                  <w:ind w:left="720" w:hanging="360"/>
                </w:pPr>
              </w:pPrChange>
            </w:pPr>
            <w:r w:rsidRPr="00C15A00">
              <w:rPr>
                <w:rFonts w:eastAsia="Times New Roman"/>
                <w:i/>
                <w:iCs/>
                <w:spacing w:val="-3"/>
                <w:lang w:val="es-ES_tradnl" w:eastAsia="es-ES"/>
              </w:rPr>
              <w:t xml:space="preserve">Apple </w:t>
            </w:r>
            <w:proofErr w:type="spellStart"/>
            <w:r w:rsidRPr="00C15A00">
              <w:rPr>
                <w:rFonts w:eastAsia="Times New Roman"/>
                <w:i/>
                <w:iCs/>
                <w:spacing w:val="-3"/>
                <w:lang w:val="es-ES_tradnl" w:eastAsia="es-ES"/>
              </w:rPr>
              <w:t>Filing</w:t>
            </w:r>
            <w:proofErr w:type="spellEnd"/>
            <w:r w:rsidRPr="00C15A00">
              <w:rPr>
                <w:rFonts w:eastAsia="Times New Roman"/>
                <w:i/>
                <w:iCs/>
                <w:spacing w:val="-3"/>
                <w:lang w:val="es-ES_tradnl" w:eastAsia="es-ES"/>
              </w:rPr>
              <w:t xml:space="preserve"> </w:t>
            </w:r>
            <w:proofErr w:type="spellStart"/>
            <w:r w:rsidRPr="00C15A00">
              <w:rPr>
                <w:rFonts w:eastAsia="Times New Roman"/>
                <w:i/>
                <w:iCs/>
                <w:spacing w:val="-3"/>
                <w:lang w:val="es-ES_tradnl" w:eastAsia="es-ES"/>
              </w:rPr>
              <w:t>Protocol</w:t>
            </w:r>
            <w:proofErr w:type="spellEnd"/>
            <w:r w:rsidRPr="00C15A00">
              <w:rPr>
                <w:rFonts w:eastAsia="Times New Roman"/>
                <w:i/>
                <w:iCs/>
                <w:spacing w:val="-3"/>
                <w:lang w:val="es-ES_tradnl" w:eastAsia="es-ES"/>
              </w:rPr>
              <w:t xml:space="preserve"> (AFP)</w:t>
            </w:r>
          </w:p>
          <w:p w14:paraId="6470E85A" w14:textId="77777777" w:rsidR="003B004E" w:rsidRPr="00C15A00" w:rsidRDefault="003B004E">
            <w:pPr>
              <w:numPr>
                <w:ilvl w:val="0"/>
                <w:numId w:val="16"/>
              </w:numPr>
              <w:spacing w:before="100" w:beforeAutospacing="1" w:after="100" w:afterAutospacing="1" w:line="240" w:lineRule="auto"/>
              <w:rPr>
                <w:rFonts w:eastAsia="Times New Roman"/>
                <w:i/>
                <w:iCs/>
                <w:spacing w:val="-3"/>
                <w:lang w:val="es-ES_tradnl" w:eastAsia="es-ES"/>
              </w:rPr>
              <w:pPrChange w:id="627" w:author="USER" w:date="2022-09-06T15:02:00Z">
                <w:pPr>
                  <w:numPr>
                    <w:numId w:val="16"/>
                  </w:numPr>
                  <w:shd w:val="clear" w:color="auto" w:fill="FFFFFF"/>
                  <w:tabs>
                    <w:tab w:val="num" w:pos="720"/>
                  </w:tabs>
                  <w:spacing w:before="100" w:beforeAutospacing="1" w:after="100" w:afterAutospacing="1" w:line="240" w:lineRule="auto"/>
                  <w:ind w:left="720" w:hanging="360"/>
                </w:pPr>
              </w:pPrChange>
            </w:pPr>
            <w:r w:rsidRPr="00C15A00">
              <w:rPr>
                <w:rFonts w:eastAsia="Times New Roman"/>
                <w:i/>
                <w:iCs/>
                <w:spacing w:val="-3"/>
                <w:lang w:val="es-ES_tradnl" w:eastAsia="es-ES"/>
              </w:rPr>
              <w:t xml:space="preserve">Network File </w:t>
            </w:r>
            <w:proofErr w:type="spellStart"/>
            <w:r w:rsidRPr="00C15A00">
              <w:rPr>
                <w:rFonts w:eastAsia="Times New Roman"/>
                <w:i/>
                <w:iCs/>
                <w:spacing w:val="-3"/>
                <w:lang w:val="es-ES_tradnl" w:eastAsia="es-ES"/>
              </w:rPr>
              <w:t>System</w:t>
            </w:r>
            <w:proofErr w:type="spellEnd"/>
            <w:r w:rsidRPr="00C15A00">
              <w:rPr>
                <w:rFonts w:eastAsia="Times New Roman"/>
                <w:i/>
                <w:iCs/>
                <w:spacing w:val="-3"/>
                <w:lang w:val="es-ES_tradnl" w:eastAsia="es-ES"/>
              </w:rPr>
              <w:t xml:space="preserve"> (NFS)</w:t>
            </w:r>
          </w:p>
          <w:p w14:paraId="114C750E" w14:textId="5D64A49B" w:rsidR="003B004E" w:rsidRPr="00C15A00" w:rsidRDefault="003B004E" w:rsidP="00C15A00">
            <w:pPr>
              <w:widowControl w:val="0"/>
              <w:spacing w:line="240" w:lineRule="auto"/>
            </w:pPr>
            <w:r w:rsidRPr="00C15A00">
              <w:rPr>
                <w:rFonts w:eastAsia="Times New Roman"/>
                <w:spacing w:val="-3"/>
                <w:lang w:val="es-ES_tradnl" w:eastAsia="es-ES"/>
              </w:rPr>
              <w:t xml:space="preserve">Traduce el formato en el </w:t>
            </w:r>
            <w:r w:rsidR="007C6C47" w:rsidRPr="00C15A00">
              <w:rPr>
                <w:rFonts w:eastAsia="Times New Roman"/>
                <w:spacing w:val="-3"/>
                <w:lang w:val="es-ES_tradnl" w:eastAsia="es-ES"/>
              </w:rPr>
              <w:t xml:space="preserve">que se quiere </w:t>
            </w:r>
            <w:r w:rsidRPr="00C15A00">
              <w:rPr>
                <w:rFonts w:eastAsia="Times New Roman"/>
                <w:spacing w:val="-3"/>
                <w:lang w:val="es-ES_tradnl" w:eastAsia="es-ES"/>
              </w:rPr>
              <w:t>ver, un ejemplo sería cuando</w:t>
            </w:r>
            <w:r w:rsidR="007C6C47" w:rsidRPr="00C15A00">
              <w:rPr>
                <w:rFonts w:eastAsia="Times New Roman"/>
                <w:spacing w:val="-3"/>
                <w:lang w:val="es-ES_tradnl" w:eastAsia="es-ES"/>
              </w:rPr>
              <w:t xml:space="preserve"> se</w:t>
            </w:r>
            <w:r w:rsidRPr="00C15A00">
              <w:rPr>
                <w:rFonts w:eastAsia="Times New Roman"/>
                <w:spacing w:val="-3"/>
                <w:lang w:val="es-ES_tradnl" w:eastAsia="es-ES"/>
              </w:rPr>
              <w:t xml:space="preserve"> descar</w:t>
            </w:r>
            <w:r w:rsidR="007C6C47" w:rsidRPr="00C15A00">
              <w:rPr>
                <w:rFonts w:eastAsia="Times New Roman"/>
                <w:spacing w:val="-3"/>
                <w:lang w:val="es-ES_tradnl" w:eastAsia="es-ES"/>
              </w:rPr>
              <w:t>ga</w:t>
            </w:r>
            <w:r w:rsidRPr="00C15A00">
              <w:rPr>
                <w:rFonts w:eastAsia="Times New Roman"/>
                <w:spacing w:val="-3"/>
                <w:lang w:val="es-ES_tradnl" w:eastAsia="es-ES"/>
              </w:rPr>
              <w:t xml:space="preserve"> un archivo</w:t>
            </w:r>
            <w:r w:rsidR="007C6C47" w:rsidRPr="00C15A00">
              <w:rPr>
                <w:rFonts w:eastAsia="Times New Roman"/>
                <w:spacing w:val="-3"/>
                <w:lang w:val="es-ES_tradnl" w:eastAsia="es-ES"/>
              </w:rPr>
              <w:t>,</w:t>
            </w:r>
            <w:r w:rsidRPr="00C15A00">
              <w:rPr>
                <w:rFonts w:eastAsia="Times New Roman"/>
                <w:spacing w:val="-3"/>
                <w:lang w:val="es-ES_tradnl" w:eastAsia="es-ES"/>
              </w:rPr>
              <w:t xml:space="preserve"> la extensión de este será manejada por esta capa.</w:t>
            </w:r>
          </w:p>
        </w:tc>
        <w:tc>
          <w:tcPr>
            <w:tcW w:w="7605" w:type="dxa"/>
            <w:shd w:val="clear" w:color="auto" w:fill="auto"/>
            <w:tcMar>
              <w:top w:w="100" w:type="dxa"/>
              <w:left w:w="100" w:type="dxa"/>
              <w:bottom w:w="100" w:type="dxa"/>
              <w:right w:w="100" w:type="dxa"/>
            </w:tcMar>
          </w:tcPr>
          <w:p w14:paraId="3D334BB0" w14:textId="0A91ED41" w:rsidR="003B004E" w:rsidRPr="00C15A00" w:rsidRDefault="003B004E" w:rsidP="00C15A00">
            <w:pPr>
              <w:widowControl w:val="0"/>
              <w:spacing w:line="240" w:lineRule="auto"/>
            </w:pPr>
            <w:r w:rsidRPr="00C15A00">
              <w:t>Presentación</w:t>
            </w:r>
          </w:p>
        </w:tc>
      </w:tr>
      <w:tr w:rsidR="00F9725C" w:rsidRPr="00C15A00" w14:paraId="68B3FACE" w14:textId="77777777" w:rsidTr="00550CFC">
        <w:tc>
          <w:tcPr>
            <w:tcW w:w="2010" w:type="dxa"/>
            <w:shd w:val="clear" w:color="auto" w:fill="auto"/>
            <w:tcMar>
              <w:top w:w="100" w:type="dxa"/>
              <w:left w:w="100" w:type="dxa"/>
              <w:bottom w:w="100" w:type="dxa"/>
              <w:right w:w="100" w:type="dxa"/>
            </w:tcMar>
          </w:tcPr>
          <w:p w14:paraId="2CEF6BAC" w14:textId="77777777" w:rsidR="003B004E" w:rsidRPr="00C15A00" w:rsidRDefault="003B004E" w:rsidP="00C15A00">
            <w:pPr>
              <w:widowControl w:val="0"/>
              <w:spacing w:line="240" w:lineRule="auto"/>
              <w:rPr>
                <w:b/>
              </w:rPr>
            </w:pPr>
            <w:r w:rsidRPr="00C15A00">
              <w:rPr>
                <w:b/>
              </w:rPr>
              <w:t>Punto modal 3</w:t>
            </w:r>
          </w:p>
        </w:tc>
        <w:tc>
          <w:tcPr>
            <w:tcW w:w="5880" w:type="dxa"/>
            <w:shd w:val="clear" w:color="auto" w:fill="auto"/>
            <w:tcMar>
              <w:top w:w="100" w:type="dxa"/>
              <w:left w:w="100" w:type="dxa"/>
              <w:bottom w:w="100" w:type="dxa"/>
              <w:right w:w="100" w:type="dxa"/>
            </w:tcMar>
          </w:tcPr>
          <w:p w14:paraId="16015670" w14:textId="77777777" w:rsidR="003B004E" w:rsidRPr="00C15A00" w:rsidRDefault="003B004E">
            <w:pPr>
              <w:spacing w:before="100" w:beforeAutospacing="1" w:after="100" w:afterAutospacing="1" w:line="240" w:lineRule="auto"/>
              <w:rPr>
                <w:rFonts w:eastAsia="Times New Roman"/>
                <w:b/>
                <w:bCs/>
                <w:spacing w:val="-3"/>
                <w:lang w:val="es-ES_tradnl" w:eastAsia="es-ES"/>
              </w:rPr>
              <w:pPrChange w:id="628" w:author="USER" w:date="2022-09-06T15:02:00Z">
                <w:pPr>
                  <w:shd w:val="clear" w:color="auto" w:fill="FFFFFF"/>
                  <w:spacing w:before="100" w:beforeAutospacing="1" w:after="100" w:afterAutospacing="1" w:line="240" w:lineRule="auto"/>
                </w:pPr>
              </w:pPrChange>
            </w:pPr>
            <w:r w:rsidRPr="00C15A00">
              <w:rPr>
                <w:rFonts w:eastAsia="Times New Roman"/>
                <w:b/>
                <w:bCs/>
                <w:spacing w:val="-3"/>
                <w:lang w:val="es-ES_tradnl" w:eastAsia="es-ES"/>
              </w:rPr>
              <w:t>Capa de sesión</w:t>
            </w:r>
          </w:p>
          <w:p w14:paraId="4C5DBE5C" w14:textId="77777777" w:rsidR="003B004E" w:rsidRPr="00C15A00" w:rsidRDefault="003B004E">
            <w:pPr>
              <w:numPr>
                <w:ilvl w:val="0"/>
                <w:numId w:val="15"/>
              </w:numPr>
              <w:spacing w:before="100" w:beforeAutospacing="1" w:after="100" w:afterAutospacing="1" w:line="240" w:lineRule="auto"/>
              <w:rPr>
                <w:rFonts w:eastAsia="Times New Roman"/>
                <w:i/>
                <w:iCs/>
                <w:spacing w:val="-3"/>
                <w:lang w:val="en-US" w:eastAsia="es-ES"/>
              </w:rPr>
              <w:pPrChange w:id="629" w:author="USER" w:date="2022-09-06T15:02:00Z">
                <w:pPr>
                  <w:numPr>
                    <w:numId w:val="15"/>
                  </w:numPr>
                  <w:shd w:val="clear" w:color="auto" w:fill="FFFFFF"/>
                  <w:tabs>
                    <w:tab w:val="num" w:pos="720"/>
                  </w:tabs>
                  <w:spacing w:before="100" w:beforeAutospacing="1" w:after="100" w:afterAutospacing="1" w:line="240" w:lineRule="auto"/>
                  <w:ind w:left="720" w:hanging="360"/>
                </w:pPr>
              </w:pPrChange>
            </w:pPr>
            <w:r w:rsidRPr="00C15A00">
              <w:rPr>
                <w:rFonts w:eastAsia="Times New Roman"/>
                <w:i/>
                <w:iCs/>
                <w:spacing w:val="-3"/>
                <w:lang w:val="en-US" w:eastAsia="es-ES"/>
              </w:rPr>
              <w:t>Network Basic Input/Output System (NetBIOS)</w:t>
            </w:r>
          </w:p>
          <w:p w14:paraId="435CA7B0" w14:textId="77777777" w:rsidR="003B004E" w:rsidRPr="00C15A00" w:rsidRDefault="003B004E">
            <w:pPr>
              <w:numPr>
                <w:ilvl w:val="0"/>
                <w:numId w:val="15"/>
              </w:numPr>
              <w:spacing w:before="100" w:beforeAutospacing="1" w:after="100" w:afterAutospacing="1" w:line="240" w:lineRule="auto"/>
              <w:rPr>
                <w:rFonts w:eastAsia="Times New Roman"/>
                <w:i/>
                <w:iCs/>
                <w:spacing w:val="-3"/>
                <w:lang w:val="en-US" w:eastAsia="es-ES"/>
              </w:rPr>
              <w:pPrChange w:id="630" w:author="USER" w:date="2022-09-06T15:02:00Z">
                <w:pPr>
                  <w:numPr>
                    <w:numId w:val="15"/>
                  </w:numPr>
                  <w:shd w:val="clear" w:color="auto" w:fill="FFFFFF"/>
                  <w:tabs>
                    <w:tab w:val="num" w:pos="720"/>
                  </w:tabs>
                  <w:spacing w:before="100" w:beforeAutospacing="1" w:after="100" w:afterAutospacing="1" w:line="240" w:lineRule="auto"/>
                  <w:ind w:left="720" w:hanging="360"/>
                </w:pPr>
              </w:pPrChange>
            </w:pPr>
            <w:r w:rsidRPr="00C15A00">
              <w:rPr>
                <w:rFonts w:eastAsia="Times New Roman"/>
                <w:spacing w:val="-3"/>
                <w:lang w:val="en-US" w:eastAsia="es-ES"/>
              </w:rPr>
              <w:t>Internet</w:t>
            </w:r>
            <w:r w:rsidRPr="00C15A00">
              <w:rPr>
                <w:rFonts w:eastAsia="Times New Roman"/>
                <w:i/>
                <w:iCs/>
                <w:spacing w:val="-3"/>
                <w:lang w:val="en-US" w:eastAsia="es-ES"/>
              </w:rPr>
              <w:t xml:space="preserve"> Storage Name Service (ISNS)</w:t>
            </w:r>
          </w:p>
          <w:p w14:paraId="5499E3BA" w14:textId="77777777" w:rsidR="003B004E" w:rsidRPr="00C15A00" w:rsidRDefault="003B004E">
            <w:pPr>
              <w:numPr>
                <w:ilvl w:val="0"/>
                <w:numId w:val="15"/>
              </w:numPr>
              <w:spacing w:before="100" w:beforeAutospacing="1" w:after="100" w:afterAutospacing="1" w:line="240" w:lineRule="auto"/>
              <w:rPr>
                <w:rFonts w:eastAsia="Times New Roman"/>
                <w:i/>
                <w:iCs/>
                <w:spacing w:val="-3"/>
                <w:lang w:val="es-ES_tradnl" w:eastAsia="es-ES"/>
              </w:rPr>
              <w:pPrChange w:id="631" w:author="USER" w:date="2022-09-06T15:02:00Z">
                <w:pPr>
                  <w:numPr>
                    <w:numId w:val="15"/>
                  </w:numPr>
                  <w:shd w:val="clear" w:color="auto" w:fill="FFFFFF"/>
                  <w:tabs>
                    <w:tab w:val="num" w:pos="720"/>
                  </w:tabs>
                  <w:spacing w:before="100" w:beforeAutospacing="1" w:after="100" w:afterAutospacing="1" w:line="240" w:lineRule="auto"/>
                  <w:ind w:left="720" w:hanging="360"/>
                </w:pPr>
              </w:pPrChange>
            </w:pPr>
            <w:r w:rsidRPr="00C15A00">
              <w:rPr>
                <w:rFonts w:eastAsia="Times New Roman"/>
                <w:i/>
                <w:iCs/>
                <w:spacing w:val="-3"/>
                <w:lang w:val="es-ES_tradnl" w:eastAsia="es-ES"/>
              </w:rPr>
              <w:t xml:space="preserve">File Transfer </w:t>
            </w:r>
            <w:proofErr w:type="spellStart"/>
            <w:r w:rsidRPr="00C15A00">
              <w:rPr>
                <w:rFonts w:eastAsia="Times New Roman"/>
                <w:i/>
                <w:iCs/>
                <w:spacing w:val="-3"/>
                <w:lang w:val="es-ES_tradnl" w:eastAsia="es-ES"/>
              </w:rPr>
              <w:t>Protocol</w:t>
            </w:r>
            <w:proofErr w:type="spellEnd"/>
            <w:r w:rsidRPr="00C15A00">
              <w:rPr>
                <w:rFonts w:eastAsia="Times New Roman"/>
                <w:i/>
                <w:iCs/>
                <w:spacing w:val="-3"/>
                <w:lang w:val="es-ES_tradnl" w:eastAsia="es-ES"/>
              </w:rPr>
              <w:t xml:space="preserve"> (FTP)</w:t>
            </w:r>
          </w:p>
          <w:p w14:paraId="2EC239C7" w14:textId="77777777" w:rsidR="003B004E" w:rsidRPr="00C15A00" w:rsidRDefault="003B004E">
            <w:pPr>
              <w:numPr>
                <w:ilvl w:val="0"/>
                <w:numId w:val="15"/>
              </w:numPr>
              <w:spacing w:before="100" w:beforeAutospacing="1" w:after="100" w:afterAutospacing="1" w:line="240" w:lineRule="auto"/>
              <w:rPr>
                <w:rFonts w:eastAsia="Times New Roman"/>
                <w:i/>
                <w:iCs/>
                <w:spacing w:val="-3"/>
                <w:lang w:val="es-ES_tradnl" w:eastAsia="es-ES"/>
              </w:rPr>
              <w:pPrChange w:id="632" w:author="USER" w:date="2022-09-06T15:02:00Z">
                <w:pPr>
                  <w:numPr>
                    <w:numId w:val="15"/>
                  </w:numPr>
                  <w:shd w:val="clear" w:color="auto" w:fill="FFFFFF"/>
                  <w:tabs>
                    <w:tab w:val="num" w:pos="720"/>
                  </w:tabs>
                  <w:spacing w:before="100" w:beforeAutospacing="1" w:after="100" w:afterAutospacing="1" w:line="240" w:lineRule="auto"/>
                  <w:ind w:left="720" w:hanging="360"/>
                </w:pPr>
              </w:pPrChange>
            </w:pPr>
            <w:proofErr w:type="spellStart"/>
            <w:r w:rsidRPr="00C15A00">
              <w:rPr>
                <w:rFonts w:eastAsia="Times New Roman"/>
                <w:i/>
                <w:iCs/>
                <w:spacing w:val="-3"/>
                <w:lang w:val="es-ES_tradnl" w:eastAsia="es-ES"/>
              </w:rPr>
              <w:t>Session</w:t>
            </w:r>
            <w:proofErr w:type="spellEnd"/>
            <w:r w:rsidRPr="00C15A00">
              <w:rPr>
                <w:rFonts w:eastAsia="Times New Roman"/>
                <w:i/>
                <w:iCs/>
                <w:spacing w:val="-3"/>
                <w:lang w:val="es-ES_tradnl" w:eastAsia="es-ES"/>
              </w:rPr>
              <w:t xml:space="preserve"> </w:t>
            </w:r>
            <w:proofErr w:type="spellStart"/>
            <w:r w:rsidRPr="00C15A00">
              <w:rPr>
                <w:rFonts w:eastAsia="Times New Roman"/>
                <w:i/>
                <w:iCs/>
                <w:spacing w:val="-3"/>
                <w:lang w:val="es-ES_tradnl" w:eastAsia="es-ES"/>
              </w:rPr>
              <w:t>Annoucement</w:t>
            </w:r>
            <w:proofErr w:type="spellEnd"/>
            <w:r w:rsidRPr="00C15A00">
              <w:rPr>
                <w:rFonts w:eastAsia="Times New Roman"/>
                <w:i/>
                <w:iCs/>
                <w:spacing w:val="-3"/>
                <w:lang w:val="es-ES_tradnl" w:eastAsia="es-ES"/>
              </w:rPr>
              <w:t xml:space="preserve"> </w:t>
            </w:r>
            <w:proofErr w:type="spellStart"/>
            <w:r w:rsidRPr="00C15A00">
              <w:rPr>
                <w:rFonts w:eastAsia="Times New Roman"/>
                <w:i/>
                <w:iCs/>
                <w:spacing w:val="-3"/>
                <w:lang w:val="es-ES_tradnl" w:eastAsia="es-ES"/>
              </w:rPr>
              <w:t>Protocol</w:t>
            </w:r>
            <w:proofErr w:type="spellEnd"/>
            <w:r w:rsidRPr="00C15A00">
              <w:rPr>
                <w:rFonts w:eastAsia="Times New Roman"/>
                <w:i/>
                <w:iCs/>
                <w:spacing w:val="-3"/>
                <w:lang w:val="es-ES_tradnl" w:eastAsia="es-ES"/>
              </w:rPr>
              <w:t xml:space="preserve"> (SAP)</w:t>
            </w:r>
          </w:p>
          <w:p w14:paraId="78026A57" w14:textId="6C2F4DA6" w:rsidR="003B004E" w:rsidRPr="00C15A00" w:rsidRDefault="003B004E" w:rsidP="00C15A00">
            <w:pPr>
              <w:widowControl w:val="0"/>
              <w:spacing w:line="240" w:lineRule="auto"/>
            </w:pPr>
            <w:r w:rsidRPr="00C15A00">
              <w:rPr>
                <w:rFonts w:eastAsia="Times New Roman"/>
                <w:spacing w:val="-3"/>
                <w:lang w:val="es-ES_tradnl" w:eastAsia="es-ES"/>
              </w:rPr>
              <w:t>Lleva a cabo la comunicación, autoriza y gestiona el enlace entre los dispositivos.</w:t>
            </w:r>
          </w:p>
        </w:tc>
        <w:tc>
          <w:tcPr>
            <w:tcW w:w="7605" w:type="dxa"/>
            <w:shd w:val="clear" w:color="auto" w:fill="auto"/>
            <w:tcMar>
              <w:top w:w="100" w:type="dxa"/>
              <w:left w:w="100" w:type="dxa"/>
              <w:bottom w:w="100" w:type="dxa"/>
              <w:right w:w="100" w:type="dxa"/>
            </w:tcMar>
          </w:tcPr>
          <w:p w14:paraId="0FB6890A" w14:textId="6E2B8669" w:rsidR="003B004E" w:rsidRPr="00C15A00" w:rsidRDefault="003B004E" w:rsidP="00C15A00">
            <w:pPr>
              <w:widowControl w:val="0"/>
              <w:spacing w:line="240" w:lineRule="auto"/>
            </w:pPr>
            <w:r w:rsidRPr="00C15A00">
              <w:t>Sesión</w:t>
            </w:r>
          </w:p>
        </w:tc>
      </w:tr>
      <w:tr w:rsidR="00F9725C" w:rsidRPr="00C15A00" w14:paraId="24336AD8" w14:textId="77777777" w:rsidTr="00550CFC">
        <w:tc>
          <w:tcPr>
            <w:tcW w:w="2010" w:type="dxa"/>
            <w:shd w:val="clear" w:color="auto" w:fill="auto"/>
            <w:tcMar>
              <w:top w:w="100" w:type="dxa"/>
              <w:left w:w="100" w:type="dxa"/>
              <w:bottom w:w="100" w:type="dxa"/>
              <w:right w:w="100" w:type="dxa"/>
            </w:tcMar>
          </w:tcPr>
          <w:p w14:paraId="5BA99730" w14:textId="77777777" w:rsidR="003B004E" w:rsidRPr="00C15A00" w:rsidRDefault="003B004E" w:rsidP="00C15A00">
            <w:pPr>
              <w:widowControl w:val="0"/>
              <w:spacing w:line="240" w:lineRule="auto"/>
              <w:rPr>
                <w:b/>
              </w:rPr>
            </w:pPr>
            <w:r w:rsidRPr="00C15A00">
              <w:rPr>
                <w:b/>
              </w:rPr>
              <w:t>Punto modal 4</w:t>
            </w:r>
          </w:p>
        </w:tc>
        <w:tc>
          <w:tcPr>
            <w:tcW w:w="5880" w:type="dxa"/>
            <w:shd w:val="clear" w:color="auto" w:fill="auto"/>
            <w:tcMar>
              <w:top w:w="100" w:type="dxa"/>
              <w:left w:w="100" w:type="dxa"/>
              <w:bottom w:w="100" w:type="dxa"/>
              <w:right w:w="100" w:type="dxa"/>
            </w:tcMar>
          </w:tcPr>
          <w:p w14:paraId="64985F25" w14:textId="77777777" w:rsidR="003B004E" w:rsidRPr="00C15A00" w:rsidRDefault="003B004E">
            <w:pPr>
              <w:spacing w:before="100" w:beforeAutospacing="1" w:after="100" w:afterAutospacing="1" w:line="240" w:lineRule="auto"/>
              <w:rPr>
                <w:rFonts w:eastAsia="Times New Roman"/>
                <w:b/>
                <w:bCs/>
                <w:spacing w:val="-3"/>
                <w:lang w:val="es-ES_tradnl" w:eastAsia="es-ES"/>
              </w:rPr>
              <w:pPrChange w:id="633" w:author="USER" w:date="2022-09-06T15:02:00Z">
                <w:pPr>
                  <w:shd w:val="clear" w:color="auto" w:fill="FFFFFF"/>
                  <w:spacing w:before="100" w:beforeAutospacing="1" w:after="100" w:afterAutospacing="1" w:line="240" w:lineRule="auto"/>
                </w:pPr>
              </w:pPrChange>
            </w:pPr>
            <w:r w:rsidRPr="00C15A00">
              <w:rPr>
                <w:rFonts w:eastAsia="Times New Roman"/>
                <w:b/>
                <w:bCs/>
                <w:spacing w:val="-3"/>
                <w:lang w:val="es-ES_tradnl" w:eastAsia="es-ES"/>
              </w:rPr>
              <w:t>Capa de transporte de datos</w:t>
            </w:r>
          </w:p>
          <w:p w14:paraId="4486FC5C" w14:textId="77777777" w:rsidR="003B004E" w:rsidRPr="00C15A00" w:rsidRDefault="003B004E">
            <w:pPr>
              <w:numPr>
                <w:ilvl w:val="0"/>
                <w:numId w:val="14"/>
              </w:numPr>
              <w:spacing w:before="100" w:beforeAutospacing="1" w:after="100" w:afterAutospacing="1" w:line="240" w:lineRule="auto"/>
              <w:rPr>
                <w:rFonts w:eastAsia="Times New Roman"/>
                <w:i/>
                <w:iCs/>
                <w:spacing w:val="-3"/>
                <w:lang w:val="es-ES_tradnl" w:eastAsia="es-ES"/>
              </w:rPr>
              <w:pPrChange w:id="634" w:author="USER" w:date="2022-09-06T15:02:00Z">
                <w:pPr>
                  <w:numPr>
                    <w:numId w:val="14"/>
                  </w:numPr>
                  <w:shd w:val="clear" w:color="auto" w:fill="FFFFFF"/>
                  <w:tabs>
                    <w:tab w:val="num" w:pos="720"/>
                  </w:tabs>
                  <w:spacing w:before="100" w:beforeAutospacing="1" w:after="100" w:afterAutospacing="1" w:line="240" w:lineRule="auto"/>
                  <w:ind w:left="720" w:hanging="360"/>
                </w:pPr>
              </w:pPrChange>
            </w:pPr>
            <w:proofErr w:type="spellStart"/>
            <w:r w:rsidRPr="00C15A00">
              <w:rPr>
                <w:rFonts w:eastAsia="Times New Roman"/>
                <w:i/>
                <w:iCs/>
                <w:spacing w:val="-3"/>
                <w:lang w:val="es-ES_tradnl" w:eastAsia="es-ES"/>
              </w:rPr>
              <w:t>User</w:t>
            </w:r>
            <w:proofErr w:type="spellEnd"/>
            <w:r w:rsidRPr="00C15A00">
              <w:rPr>
                <w:rFonts w:eastAsia="Times New Roman"/>
                <w:i/>
                <w:iCs/>
                <w:spacing w:val="-3"/>
                <w:lang w:val="es-ES_tradnl" w:eastAsia="es-ES"/>
              </w:rPr>
              <w:t xml:space="preserve"> </w:t>
            </w:r>
            <w:proofErr w:type="spellStart"/>
            <w:r w:rsidRPr="00C15A00">
              <w:rPr>
                <w:rFonts w:eastAsia="Times New Roman"/>
                <w:i/>
                <w:iCs/>
                <w:spacing w:val="-3"/>
                <w:lang w:val="es-ES_tradnl" w:eastAsia="es-ES"/>
              </w:rPr>
              <w:t>Datagram</w:t>
            </w:r>
            <w:proofErr w:type="spellEnd"/>
            <w:r w:rsidRPr="00C15A00">
              <w:rPr>
                <w:rFonts w:eastAsia="Times New Roman"/>
                <w:i/>
                <w:iCs/>
                <w:spacing w:val="-3"/>
                <w:lang w:val="es-ES_tradnl" w:eastAsia="es-ES"/>
              </w:rPr>
              <w:t xml:space="preserve"> </w:t>
            </w:r>
            <w:proofErr w:type="spellStart"/>
            <w:r w:rsidRPr="00C15A00">
              <w:rPr>
                <w:rFonts w:eastAsia="Times New Roman"/>
                <w:i/>
                <w:iCs/>
                <w:spacing w:val="-3"/>
                <w:lang w:val="es-ES_tradnl" w:eastAsia="es-ES"/>
              </w:rPr>
              <w:t>Protocol</w:t>
            </w:r>
            <w:proofErr w:type="spellEnd"/>
            <w:r w:rsidRPr="00C15A00">
              <w:rPr>
                <w:rFonts w:eastAsia="Times New Roman"/>
                <w:i/>
                <w:iCs/>
                <w:spacing w:val="-3"/>
                <w:lang w:val="es-ES_tradnl" w:eastAsia="es-ES"/>
              </w:rPr>
              <w:t xml:space="preserve"> (UDP)</w:t>
            </w:r>
          </w:p>
          <w:p w14:paraId="098C412C" w14:textId="77777777" w:rsidR="003B004E" w:rsidRPr="00C15A00" w:rsidRDefault="003B004E">
            <w:pPr>
              <w:numPr>
                <w:ilvl w:val="0"/>
                <w:numId w:val="14"/>
              </w:numPr>
              <w:spacing w:before="100" w:beforeAutospacing="1" w:after="100" w:afterAutospacing="1" w:line="240" w:lineRule="auto"/>
              <w:rPr>
                <w:rFonts w:eastAsia="Times New Roman"/>
                <w:i/>
                <w:iCs/>
                <w:spacing w:val="-3"/>
                <w:lang w:val="es-ES_tradnl" w:eastAsia="es-ES"/>
              </w:rPr>
              <w:pPrChange w:id="635" w:author="USER" w:date="2022-09-06T15:02:00Z">
                <w:pPr>
                  <w:numPr>
                    <w:numId w:val="14"/>
                  </w:numPr>
                  <w:shd w:val="clear" w:color="auto" w:fill="FFFFFF"/>
                  <w:tabs>
                    <w:tab w:val="num" w:pos="720"/>
                  </w:tabs>
                  <w:spacing w:before="100" w:beforeAutospacing="1" w:after="100" w:afterAutospacing="1" w:line="240" w:lineRule="auto"/>
                  <w:ind w:left="720" w:hanging="360"/>
                </w:pPr>
              </w:pPrChange>
            </w:pPr>
            <w:proofErr w:type="spellStart"/>
            <w:r w:rsidRPr="00C15A00">
              <w:rPr>
                <w:rFonts w:eastAsia="Times New Roman"/>
                <w:i/>
                <w:iCs/>
                <w:spacing w:val="-3"/>
                <w:lang w:val="es-ES_tradnl" w:eastAsia="es-ES"/>
              </w:rPr>
              <w:t>Transmission</w:t>
            </w:r>
            <w:proofErr w:type="spellEnd"/>
            <w:r w:rsidRPr="00C15A00">
              <w:rPr>
                <w:rFonts w:eastAsia="Times New Roman"/>
                <w:i/>
                <w:iCs/>
                <w:spacing w:val="-3"/>
                <w:lang w:val="es-ES_tradnl" w:eastAsia="es-ES"/>
              </w:rPr>
              <w:t xml:space="preserve"> Control </w:t>
            </w:r>
            <w:proofErr w:type="spellStart"/>
            <w:r w:rsidRPr="00C15A00">
              <w:rPr>
                <w:rFonts w:eastAsia="Times New Roman"/>
                <w:i/>
                <w:iCs/>
                <w:spacing w:val="-3"/>
                <w:lang w:val="es-ES_tradnl" w:eastAsia="es-ES"/>
              </w:rPr>
              <w:t>Protocol</w:t>
            </w:r>
            <w:proofErr w:type="spellEnd"/>
            <w:r w:rsidRPr="00C15A00">
              <w:rPr>
                <w:rFonts w:eastAsia="Times New Roman"/>
                <w:i/>
                <w:iCs/>
                <w:spacing w:val="-3"/>
                <w:lang w:val="es-ES_tradnl" w:eastAsia="es-ES"/>
              </w:rPr>
              <w:t xml:space="preserve"> (TCP)</w:t>
            </w:r>
          </w:p>
          <w:p w14:paraId="1419EAED" w14:textId="747EF76E" w:rsidR="003B004E" w:rsidRPr="00C15A00" w:rsidRDefault="003B004E" w:rsidP="00C15A00">
            <w:pPr>
              <w:widowControl w:val="0"/>
              <w:spacing w:line="240" w:lineRule="auto"/>
            </w:pPr>
            <w:r w:rsidRPr="00C15A00">
              <w:rPr>
                <w:rFonts w:eastAsia="Times New Roman"/>
                <w:spacing w:val="-3"/>
                <w:lang w:val="es-ES_tradnl" w:eastAsia="es-ES"/>
              </w:rPr>
              <w:t>Hace la segmentación de lo que se va a compartir, fragmenta en varias partes</w:t>
            </w:r>
            <w:r w:rsidR="001A12D2" w:rsidRPr="00C15A00">
              <w:rPr>
                <w:rFonts w:eastAsia="Times New Roman"/>
                <w:spacing w:val="-3"/>
                <w:lang w:val="es-ES_tradnl" w:eastAsia="es-ES"/>
              </w:rPr>
              <w:t>,</w:t>
            </w:r>
            <w:r w:rsidRPr="00C15A00">
              <w:rPr>
                <w:rFonts w:eastAsia="Times New Roman"/>
                <w:spacing w:val="-3"/>
                <w:lang w:val="es-ES_tradnl" w:eastAsia="es-ES"/>
              </w:rPr>
              <w:t xml:space="preserve"> según la capacidad de la red.</w:t>
            </w:r>
          </w:p>
        </w:tc>
        <w:tc>
          <w:tcPr>
            <w:tcW w:w="7605" w:type="dxa"/>
            <w:shd w:val="clear" w:color="auto" w:fill="auto"/>
            <w:tcMar>
              <w:top w:w="100" w:type="dxa"/>
              <w:left w:w="100" w:type="dxa"/>
              <w:bottom w:w="100" w:type="dxa"/>
              <w:right w:w="100" w:type="dxa"/>
            </w:tcMar>
          </w:tcPr>
          <w:p w14:paraId="41563B72" w14:textId="54A04056" w:rsidR="003B004E" w:rsidRPr="00C15A00" w:rsidRDefault="003B004E" w:rsidP="00C15A00">
            <w:pPr>
              <w:widowControl w:val="0"/>
              <w:spacing w:line="240" w:lineRule="auto"/>
            </w:pPr>
            <w:r w:rsidRPr="00C15A00">
              <w:t>Transporte</w:t>
            </w:r>
          </w:p>
        </w:tc>
      </w:tr>
      <w:tr w:rsidR="00F9725C" w:rsidRPr="00C15A00" w14:paraId="335DBEC2" w14:textId="77777777" w:rsidTr="00550CFC">
        <w:tc>
          <w:tcPr>
            <w:tcW w:w="2010" w:type="dxa"/>
            <w:shd w:val="clear" w:color="auto" w:fill="auto"/>
            <w:tcMar>
              <w:top w:w="100" w:type="dxa"/>
              <w:left w:w="100" w:type="dxa"/>
              <w:bottom w:w="100" w:type="dxa"/>
              <w:right w:w="100" w:type="dxa"/>
            </w:tcMar>
          </w:tcPr>
          <w:p w14:paraId="63969F8E" w14:textId="77777777" w:rsidR="003B004E" w:rsidRPr="00C15A00" w:rsidRDefault="003B004E" w:rsidP="00C15A00">
            <w:pPr>
              <w:widowControl w:val="0"/>
              <w:spacing w:line="240" w:lineRule="auto"/>
              <w:rPr>
                <w:b/>
              </w:rPr>
            </w:pPr>
            <w:r w:rsidRPr="00C15A00">
              <w:rPr>
                <w:b/>
              </w:rPr>
              <w:t>Punto modal 5</w:t>
            </w:r>
          </w:p>
        </w:tc>
        <w:tc>
          <w:tcPr>
            <w:tcW w:w="5880" w:type="dxa"/>
            <w:shd w:val="clear" w:color="auto" w:fill="auto"/>
            <w:tcMar>
              <w:top w:w="100" w:type="dxa"/>
              <w:left w:w="100" w:type="dxa"/>
              <w:bottom w:w="100" w:type="dxa"/>
              <w:right w:w="100" w:type="dxa"/>
            </w:tcMar>
          </w:tcPr>
          <w:p w14:paraId="374E605F" w14:textId="77777777" w:rsidR="003B004E" w:rsidRPr="00C15A00" w:rsidRDefault="003B004E">
            <w:pPr>
              <w:spacing w:before="100" w:beforeAutospacing="1" w:after="100" w:afterAutospacing="1" w:line="240" w:lineRule="auto"/>
              <w:rPr>
                <w:rFonts w:eastAsia="Times New Roman"/>
                <w:b/>
                <w:bCs/>
                <w:spacing w:val="-3"/>
                <w:lang w:val="es-ES_tradnl" w:eastAsia="es-ES"/>
              </w:rPr>
              <w:pPrChange w:id="636" w:author="USER" w:date="2022-09-06T15:02:00Z">
                <w:pPr>
                  <w:shd w:val="clear" w:color="auto" w:fill="FFFFFF"/>
                  <w:spacing w:before="100" w:beforeAutospacing="1" w:after="100" w:afterAutospacing="1" w:line="240" w:lineRule="auto"/>
                </w:pPr>
              </w:pPrChange>
            </w:pPr>
            <w:r w:rsidRPr="00C15A00">
              <w:rPr>
                <w:rFonts w:eastAsia="Times New Roman"/>
                <w:b/>
                <w:bCs/>
                <w:spacing w:val="-3"/>
                <w:lang w:val="es-ES_tradnl" w:eastAsia="es-ES"/>
              </w:rPr>
              <w:t>Capa de red</w:t>
            </w:r>
          </w:p>
          <w:p w14:paraId="54D3EA96" w14:textId="77777777" w:rsidR="003B004E" w:rsidRPr="00C15A00" w:rsidRDefault="003B004E">
            <w:pPr>
              <w:numPr>
                <w:ilvl w:val="0"/>
                <w:numId w:val="18"/>
              </w:numPr>
              <w:spacing w:before="100" w:beforeAutospacing="1" w:after="100" w:afterAutospacing="1" w:line="240" w:lineRule="auto"/>
              <w:rPr>
                <w:rFonts w:eastAsia="Times New Roman"/>
                <w:i/>
                <w:iCs/>
                <w:spacing w:val="-3"/>
                <w:lang w:val="es-ES_tradnl" w:eastAsia="es-ES"/>
              </w:rPr>
              <w:pPrChange w:id="637" w:author="USER" w:date="2022-09-06T15:02:00Z">
                <w:pPr>
                  <w:numPr>
                    <w:numId w:val="18"/>
                  </w:numPr>
                  <w:shd w:val="clear" w:color="auto" w:fill="FFFFFF"/>
                  <w:tabs>
                    <w:tab w:val="num" w:pos="720"/>
                  </w:tabs>
                  <w:spacing w:before="100" w:beforeAutospacing="1" w:after="100" w:afterAutospacing="1" w:line="240" w:lineRule="auto"/>
                  <w:ind w:left="720" w:hanging="360"/>
                </w:pPr>
              </w:pPrChange>
            </w:pPr>
            <w:r w:rsidRPr="00C15A00">
              <w:rPr>
                <w:rFonts w:eastAsia="Times New Roman"/>
                <w:i/>
                <w:iCs/>
                <w:spacing w:val="-3"/>
                <w:lang w:val="es-ES_tradnl" w:eastAsia="es-ES"/>
              </w:rPr>
              <w:t xml:space="preserve">Interior Gateway </w:t>
            </w:r>
            <w:proofErr w:type="spellStart"/>
            <w:r w:rsidRPr="00C15A00">
              <w:rPr>
                <w:rFonts w:eastAsia="Times New Roman"/>
                <w:i/>
                <w:iCs/>
                <w:spacing w:val="-3"/>
                <w:lang w:val="es-ES_tradnl" w:eastAsia="es-ES"/>
              </w:rPr>
              <w:t>Protocol</w:t>
            </w:r>
            <w:proofErr w:type="spellEnd"/>
            <w:r w:rsidRPr="00C15A00">
              <w:rPr>
                <w:rFonts w:eastAsia="Times New Roman"/>
                <w:i/>
                <w:iCs/>
                <w:spacing w:val="-3"/>
                <w:lang w:val="es-ES_tradnl" w:eastAsia="es-ES"/>
              </w:rPr>
              <w:t xml:space="preserve"> (IGP)</w:t>
            </w:r>
          </w:p>
          <w:p w14:paraId="60DB60AB" w14:textId="77777777" w:rsidR="003B004E" w:rsidRPr="00C15A00" w:rsidRDefault="003B004E">
            <w:pPr>
              <w:numPr>
                <w:ilvl w:val="0"/>
                <w:numId w:val="18"/>
              </w:numPr>
              <w:spacing w:before="100" w:beforeAutospacing="1" w:after="100" w:afterAutospacing="1" w:line="240" w:lineRule="auto"/>
              <w:rPr>
                <w:rFonts w:eastAsia="Times New Roman"/>
                <w:i/>
                <w:iCs/>
                <w:spacing w:val="-3"/>
                <w:lang w:val="es-ES_tradnl" w:eastAsia="es-ES"/>
              </w:rPr>
              <w:pPrChange w:id="638" w:author="USER" w:date="2022-09-06T15:02:00Z">
                <w:pPr>
                  <w:numPr>
                    <w:numId w:val="18"/>
                  </w:numPr>
                  <w:shd w:val="clear" w:color="auto" w:fill="FFFFFF"/>
                  <w:tabs>
                    <w:tab w:val="num" w:pos="720"/>
                  </w:tabs>
                  <w:spacing w:before="100" w:beforeAutospacing="1" w:after="100" w:afterAutospacing="1" w:line="240" w:lineRule="auto"/>
                  <w:ind w:left="720" w:hanging="360"/>
                </w:pPr>
              </w:pPrChange>
            </w:pPr>
            <w:r w:rsidRPr="00C15A00">
              <w:rPr>
                <w:rFonts w:eastAsia="Times New Roman"/>
                <w:i/>
                <w:iCs/>
                <w:spacing w:val="-3"/>
                <w:lang w:val="es-ES_tradnl" w:eastAsia="es-ES"/>
              </w:rPr>
              <w:t xml:space="preserve">Internet </w:t>
            </w:r>
            <w:proofErr w:type="spellStart"/>
            <w:r w:rsidRPr="00C15A00">
              <w:rPr>
                <w:rFonts w:eastAsia="Times New Roman"/>
                <w:i/>
                <w:iCs/>
                <w:spacing w:val="-3"/>
                <w:lang w:val="es-ES_tradnl" w:eastAsia="es-ES"/>
              </w:rPr>
              <w:t>Protocol</w:t>
            </w:r>
            <w:proofErr w:type="spellEnd"/>
            <w:r w:rsidRPr="00C15A00">
              <w:rPr>
                <w:rFonts w:eastAsia="Times New Roman"/>
                <w:i/>
                <w:iCs/>
                <w:spacing w:val="-3"/>
                <w:lang w:val="es-ES_tradnl" w:eastAsia="es-ES"/>
              </w:rPr>
              <w:t xml:space="preserve"> (IP)</w:t>
            </w:r>
          </w:p>
          <w:p w14:paraId="5B187AB4" w14:textId="77777777" w:rsidR="003B004E" w:rsidRPr="00C15A00" w:rsidRDefault="003B004E">
            <w:pPr>
              <w:numPr>
                <w:ilvl w:val="0"/>
                <w:numId w:val="18"/>
              </w:numPr>
              <w:spacing w:before="100" w:beforeAutospacing="1" w:after="100" w:afterAutospacing="1" w:line="240" w:lineRule="auto"/>
              <w:rPr>
                <w:rFonts w:eastAsia="Times New Roman"/>
                <w:i/>
                <w:iCs/>
                <w:spacing w:val="-3"/>
                <w:lang w:val="es-ES_tradnl" w:eastAsia="es-ES"/>
              </w:rPr>
              <w:pPrChange w:id="639" w:author="USER" w:date="2022-09-06T15:02:00Z">
                <w:pPr>
                  <w:numPr>
                    <w:numId w:val="18"/>
                  </w:numPr>
                  <w:shd w:val="clear" w:color="auto" w:fill="FFFFFF"/>
                  <w:tabs>
                    <w:tab w:val="num" w:pos="720"/>
                  </w:tabs>
                  <w:spacing w:before="100" w:beforeAutospacing="1" w:after="100" w:afterAutospacing="1" w:line="240" w:lineRule="auto"/>
                  <w:ind w:left="720" w:hanging="360"/>
                </w:pPr>
              </w:pPrChange>
            </w:pPr>
            <w:proofErr w:type="spellStart"/>
            <w:r w:rsidRPr="00C15A00">
              <w:rPr>
                <w:rFonts w:eastAsia="Times New Roman"/>
                <w:i/>
                <w:iCs/>
                <w:spacing w:val="-3"/>
                <w:lang w:val="es-ES_tradnl" w:eastAsia="es-ES"/>
              </w:rPr>
              <w:t>Routing</w:t>
            </w:r>
            <w:proofErr w:type="spellEnd"/>
            <w:r w:rsidRPr="00C15A00">
              <w:rPr>
                <w:rFonts w:eastAsia="Times New Roman"/>
                <w:i/>
                <w:iCs/>
                <w:spacing w:val="-3"/>
                <w:lang w:val="es-ES_tradnl" w:eastAsia="es-ES"/>
              </w:rPr>
              <w:t xml:space="preserve"> </w:t>
            </w:r>
            <w:proofErr w:type="spellStart"/>
            <w:r w:rsidRPr="00C15A00">
              <w:rPr>
                <w:rFonts w:eastAsia="Times New Roman"/>
                <w:i/>
                <w:iCs/>
                <w:spacing w:val="-3"/>
                <w:lang w:val="es-ES_tradnl" w:eastAsia="es-ES"/>
              </w:rPr>
              <w:t>Information</w:t>
            </w:r>
            <w:proofErr w:type="spellEnd"/>
            <w:r w:rsidRPr="00C15A00">
              <w:rPr>
                <w:rFonts w:eastAsia="Times New Roman"/>
                <w:i/>
                <w:iCs/>
                <w:spacing w:val="-3"/>
                <w:lang w:val="es-ES_tradnl" w:eastAsia="es-ES"/>
              </w:rPr>
              <w:t xml:space="preserve"> </w:t>
            </w:r>
            <w:proofErr w:type="spellStart"/>
            <w:r w:rsidRPr="00C15A00">
              <w:rPr>
                <w:rFonts w:eastAsia="Times New Roman"/>
                <w:i/>
                <w:iCs/>
                <w:spacing w:val="-3"/>
                <w:lang w:val="es-ES_tradnl" w:eastAsia="es-ES"/>
              </w:rPr>
              <w:t>Protocol</w:t>
            </w:r>
            <w:proofErr w:type="spellEnd"/>
            <w:r w:rsidRPr="00C15A00">
              <w:rPr>
                <w:rFonts w:eastAsia="Times New Roman"/>
                <w:i/>
                <w:iCs/>
                <w:spacing w:val="-3"/>
                <w:lang w:val="es-ES_tradnl" w:eastAsia="es-ES"/>
              </w:rPr>
              <w:t xml:space="preserve"> (RIP)</w:t>
            </w:r>
          </w:p>
          <w:p w14:paraId="55282B86" w14:textId="77777777" w:rsidR="003B004E" w:rsidRPr="00C15A00" w:rsidRDefault="003B004E">
            <w:pPr>
              <w:numPr>
                <w:ilvl w:val="0"/>
                <w:numId w:val="18"/>
              </w:numPr>
              <w:spacing w:before="100" w:beforeAutospacing="1" w:after="100" w:afterAutospacing="1" w:line="240" w:lineRule="auto"/>
              <w:rPr>
                <w:rFonts w:eastAsia="Times New Roman"/>
                <w:i/>
                <w:iCs/>
                <w:spacing w:val="-3"/>
                <w:lang w:val="en-US" w:eastAsia="es-ES"/>
              </w:rPr>
              <w:pPrChange w:id="640" w:author="USER" w:date="2022-09-06T15:02:00Z">
                <w:pPr>
                  <w:numPr>
                    <w:numId w:val="18"/>
                  </w:numPr>
                  <w:shd w:val="clear" w:color="auto" w:fill="FFFFFF"/>
                  <w:tabs>
                    <w:tab w:val="num" w:pos="720"/>
                  </w:tabs>
                  <w:spacing w:before="100" w:beforeAutospacing="1" w:after="100" w:afterAutospacing="1" w:line="240" w:lineRule="auto"/>
                  <w:ind w:left="720" w:hanging="360"/>
                </w:pPr>
              </w:pPrChange>
            </w:pPr>
            <w:r w:rsidRPr="00C15A00">
              <w:rPr>
                <w:rFonts w:eastAsia="Times New Roman"/>
                <w:i/>
                <w:iCs/>
                <w:spacing w:val="-3"/>
                <w:lang w:val="en-US" w:eastAsia="es-ES"/>
              </w:rPr>
              <w:t>Internetwork Packet Exchange / Sequence Packet Exchange (IPX / SPX)</w:t>
            </w:r>
          </w:p>
          <w:p w14:paraId="2474088B" w14:textId="0C18477F" w:rsidR="003B004E" w:rsidRPr="00C15A00" w:rsidRDefault="003B004E" w:rsidP="00C15A00">
            <w:pPr>
              <w:widowControl w:val="0"/>
              <w:spacing w:line="240" w:lineRule="auto"/>
            </w:pPr>
            <w:r w:rsidRPr="00C15A00">
              <w:rPr>
                <w:rFonts w:eastAsia="Times New Roman"/>
                <w:spacing w:val="-3"/>
                <w:lang w:val="es-ES_tradnl" w:eastAsia="es-ES"/>
              </w:rPr>
              <w:t>Calcula la mejor ruta para enviar los paquetes, se encarga de direccionar los datos transmitidos</w:t>
            </w:r>
            <w:r w:rsidR="001A12D2" w:rsidRPr="00C15A00">
              <w:rPr>
                <w:rFonts w:eastAsia="Times New Roman"/>
                <w:spacing w:val="-3"/>
                <w:lang w:val="es-ES_tradnl" w:eastAsia="es-ES"/>
              </w:rPr>
              <w:t xml:space="preserve"> para que</w:t>
            </w:r>
            <w:r w:rsidRPr="00C15A00">
              <w:rPr>
                <w:rFonts w:eastAsia="Times New Roman"/>
                <w:spacing w:val="-3"/>
                <w:lang w:val="es-ES_tradnl" w:eastAsia="es-ES"/>
              </w:rPr>
              <w:t xml:space="preserve"> salgan y lleguen al destino.</w:t>
            </w:r>
          </w:p>
        </w:tc>
        <w:tc>
          <w:tcPr>
            <w:tcW w:w="7605" w:type="dxa"/>
            <w:shd w:val="clear" w:color="auto" w:fill="auto"/>
            <w:tcMar>
              <w:top w:w="100" w:type="dxa"/>
              <w:left w:w="100" w:type="dxa"/>
              <w:bottom w:w="100" w:type="dxa"/>
              <w:right w:w="100" w:type="dxa"/>
            </w:tcMar>
          </w:tcPr>
          <w:p w14:paraId="12787CF0" w14:textId="151A78A5" w:rsidR="003B004E" w:rsidRPr="00C15A00" w:rsidRDefault="003B004E" w:rsidP="00C15A00">
            <w:pPr>
              <w:widowControl w:val="0"/>
              <w:spacing w:line="240" w:lineRule="auto"/>
            </w:pPr>
            <w:r w:rsidRPr="00C15A00">
              <w:t>Red</w:t>
            </w:r>
          </w:p>
        </w:tc>
      </w:tr>
      <w:tr w:rsidR="00F9725C" w:rsidRPr="00C15A00" w14:paraId="2A6FB157" w14:textId="77777777" w:rsidTr="00550CFC">
        <w:tc>
          <w:tcPr>
            <w:tcW w:w="2010" w:type="dxa"/>
            <w:shd w:val="clear" w:color="auto" w:fill="auto"/>
            <w:tcMar>
              <w:top w:w="100" w:type="dxa"/>
              <w:left w:w="100" w:type="dxa"/>
              <w:bottom w:w="100" w:type="dxa"/>
              <w:right w:w="100" w:type="dxa"/>
            </w:tcMar>
          </w:tcPr>
          <w:p w14:paraId="2E6BDB77" w14:textId="790BB46F" w:rsidR="003B004E" w:rsidRPr="00C15A00" w:rsidRDefault="003B004E" w:rsidP="00C15A00">
            <w:pPr>
              <w:widowControl w:val="0"/>
              <w:spacing w:line="240" w:lineRule="auto"/>
              <w:rPr>
                <w:b/>
              </w:rPr>
            </w:pPr>
            <w:r w:rsidRPr="00C15A00">
              <w:rPr>
                <w:b/>
              </w:rPr>
              <w:t xml:space="preserve">Punto </w:t>
            </w:r>
            <w:r w:rsidR="00CB1E92" w:rsidRPr="00C15A00">
              <w:rPr>
                <w:b/>
              </w:rPr>
              <w:t>modal 6</w:t>
            </w:r>
          </w:p>
        </w:tc>
        <w:tc>
          <w:tcPr>
            <w:tcW w:w="5880" w:type="dxa"/>
            <w:shd w:val="clear" w:color="auto" w:fill="auto"/>
            <w:tcMar>
              <w:top w:w="100" w:type="dxa"/>
              <w:left w:w="100" w:type="dxa"/>
              <w:bottom w:w="100" w:type="dxa"/>
              <w:right w:w="100" w:type="dxa"/>
            </w:tcMar>
          </w:tcPr>
          <w:p w14:paraId="65B75EC9" w14:textId="77777777" w:rsidR="003B004E" w:rsidRPr="00C15A00" w:rsidRDefault="003B004E">
            <w:pPr>
              <w:spacing w:before="100" w:beforeAutospacing="1" w:after="100" w:afterAutospacing="1" w:line="240" w:lineRule="auto"/>
              <w:rPr>
                <w:rFonts w:eastAsia="Times New Roman"/>
                <w:b/>
                <w:bCs/>
                <w:spacing w:val="-3"/>
                <w:lang w:val="es-ES_tradnl" w:eastAsia="es-ES"/>
              </w:rPr>
              <w:pPrChange w:id="641" w:author="USER" w:date="2022-09-06T15:02:00Z">
                <w:pPr>
                  <w:shd w:val="clear" w:color="auto" w:fill="FFFFFF"/>
                  <w:spacing w:before="100" w:beforeAutospacing="1" w:after="100" w:afterAutospacing="1" w:line="240" w:lineRule="auto"/>
                </w:pPr>
              </w:pPrChange>
            </w:pPr>
            <w:r w:rsidRPr="00C15A00">
              <w:rPr>
                <w:rFonts w:eastAsia="Times New Roman"/>
                <w:b/>
                <w:bCs/>
                <w:spacing w:val="-3"/>
                <w:lang w:val="es-ES_tradnl" w:eastAsia="es-ES"/>
              </w:rPr>
              <w:t>Capa de enlace de datos</w:t>
            </w:r>
          </w:p>
          <w:p w14:paraId="46BC2766" w14:textId="77777777" w:rsidR="003B004E" w:rsidRPr="00C15A00" w:rsidRDefault="003B004E">
            <w:pPr>
              <w:numPr>
                <w:ilvl w:val="0"/>
                <w:numId w:val="20"/>
              </w:numPr>
              <w:spacing w:before="100" w:beforeAutospacing="1" w:after="100" w:afterAutospacing="1" w:line="240" w:lineRule="auto"/>
              <w:rPr>
                <w:rFonts w:eastAsia="Times New Roman"/>
                <w:i/>
                <w:iCs/>
                <w:spacing w:val="-3"/>
                <w:lang w:val="es-ES_tradnl" w:eastAsia="es-ES"/>
              </w:rPr>
              <w:pPrChange w:id="642" w:author="USER" w:date="2022-09-06T15:02:00Z">
                <w:pPr>
                  <w:numPr>
                    <w:numId w:val="20"/>
                  </w:numPr>
                  <w:shd w:val="clear" w:color="auto" w:fill="FFFFFF"/>
                  <w:tabs>
                    <w:tab w:val="num" w:pos="720"/>
                  </w:tabs>
                  <w:spacing w:before="100" w:beforeAutospacing="1" w:after="100" w:afterAutospacing="1" w:line="240" w:lineRule="auto"/>
                  <w:ind w:left="720" w:hanging="360"/>
                </w:pPr>
              </w:pPrChange>
            </w:pPr>
            <w:r w:rsidRPr="00C15A00">
              <w:rPr>
                <w:rFonts w:eastAsia="Times New Roman"/>
                <w:i/>
                <w:iCs/>
                <w:spacing w:val="-3"/>
                <w:lang w:val="es-ES_tradnl" w:eastAsia="es-ES"/>
              </w:rPr>
              <w:t>Ethernet</w:t>
            </w:r>
          </w:p>
          <w:p w14:paraId="3B4060DA" w14:textId="77777777" w:rsidR="003B004E" w:rsidRPr="00C15A00" w:rsidRDefault="003B004E">
            <w:pPr>
              <w:numPr>
                <w:ilvl w:val="0"/>
                <w:numId w:val="20"/>
              </w:numPr>
              <w:spacing w:before="100" w:beforeAutospacing="1" w:after="100" w:afterAutospacing="1" w:line="240" w:lineRule="auto"/>
              <w:rPr>
                <w:rFonts w:eastAsia="Times New Roman"/>
                <w:i/>
                <w:iCs/>
                <w:spacing w:val="-3"/>
                <w:lang w:val="en-US" w:eastAsia="es-ES"/>
              </w:rPr>
              <w:pPrChange w:id="643" w:author="USER" w:date="2022-09-06T15:02:00Z">
                <w:pPr>
                  <w:numPr>
                    <w:numId w:val="20"/>
                  </w:numPr>
                  <w:shd w:val="clear" w:color="auto" w:fill="FFFFFF"/>
                  <w:tabs>
                    <w:tab w:val="num" w:pos="720"/>
                  </w:tabs>
                  <w:spacing w:before="100" w:beforeAutospacing="1" w:after="100" w:afterAutospacing="1" w:line="240" w:lineRule="auto"/>
                  <w:ind w:left="720" w:hanging="360"/>
                </w:pPr>
              </w:pPrChange>
            </w:pPr>
            <w:r w:rsidRPr="00C15A00">
              <w:rPr>
                <w:rFonts w:eastAsia="Times New Roman"/>
                <w:i/>
                <w:iCs/>
                <w:spacing w:val="-3"/>
                <w:lang w:val="en-US" w:eastAsia="es-ES"/>
              </w:rPr>
              <w:t>Fiber Distributed Data Interface (FDDI)</w:t>
            </w:r>
          </w:p>
          <w:p w14:paraId="2FD05B25" w14:textId="77777777" w:rsidR="003B004E" w:rsidRPr="00C15A00" w:rsidRDefault="003B004E">
            <w:pPr>
              <w:numPr>
                <w:ilvl w:val="0"/>
                <w:numId w:val="20"/>
              </w:numPr>
              <w:spacing w:before="100" w:beforeAutospacing="1" w:after="100" w:afterAutospacing="1" w:line="240" w:lineRule="auto"/>
              <w:rPr>
                <w:rFonts w:eastAsia="Times New Roman"/>
                <w:i/>
                <w:iCs/>
                <w:spacing w:val="-3"/>
                <w:lang w:val="es-ES_tradnl" w:eastAsia="es-ES"/>
              </w:rPr>
              <w:pPrChange w:id="644" w:author="USER" w:date="2022-09-06T15:02:00Z">
                <w:pPr>
                  <w:numPr>
                    <w:numId w:val="20"/>
                  </w:numPr>
                  <w:shd w:val="clear" w:color="auto" w:fill="FFFFFF"/>
                  <w:tabs>
                    <w:tab w:val="num" w:pos="720"/>
                  </w:tabs>
                  <w:spacing w:before="100" w:beforeAutospacing="1" w:after="100" w:afterAutospacing="1" w:line="240" w:lineRule="auto"/>
                  <w:ind w:left="720" w:hanging="360"/>
                </w:pPr>
              </w:pPrChange>
            </w:pPr>
            <w:proofErr w:type="spellStart"/>
            <w:r w:rsidRPr="00C15A00">
              <w:rPr>
                <w:rFonts w:eastAsia="Times New Roman"/>
                <w:i/>
                <w:iCs/>
                <w:spacing w:val="-3"/>
                <w:lang w:val="es-ES_tradnl" w:eastAsia="es-ES"/>
              </w:rPr>
              <w:t>Address</w:t>
            </w:r>
            <w:proofErr w:type="spellEnd"/>
            <w:r w:rsidRPr="00C15A00">
              <w:rPr>
                <w:rFonts w:eastAsia="Times New Roman"/>
                <w:i/>
                <w:iCs/>
                <w:spacing w:val="-3"/>
                <w:lang w:val="es-ES_tradnl" w:eastAsia="es-ES"/>
              </w:rPr>
              <w:t xml:space="preserve"> </w:t>
            </w:r>
            <w:proofErr w:type="spellStart"/>
            <w:r w:rsidRPr="00C15A00">
              <w:rPr>
                <w:rFonts w:eastAsia="Times New Roman"/>
                <w:i/>
                <w:iCs/>
                <w:spacing w:val="-3"/>
                <w:lang w:val="es-ES_tradnl" w:eastAsia="es-ES"/>
              </w:rPr>
              <w:t>Resolution</w:t>
            </w:r>
            <w:proofErr w:type="spellEnd"/>
            <w:r w:rsidRPr="00C15A00">
              <w:rPr>
                <w:rFonts w:eastAsia="Times New Roman"/>
                <w:i/>
                <w:iCs/>
                <w:spacing w:val="-3"/>
                <w:lang w:val="es-ES_tradnl" w:eastAsia="es-ES"/>
              </w:rPr>
              <w:t xml:space="preserve"> </w:t>
            </w:r>
            <w:proofErr w:type="spellStart"/>
            <w:r w:rsidRPr="00C15A00">
              <w:rPr>
                <w:rFonts w:eastAsia="Times New Roman"/>
                <w:i/>
                <w:iCs/>
                <w:spacing w:val="-3"/>
                <w:lang w:val="es-ES_tradnl" w:eastAsia="es-ES"/>
              </w:rPr>
              <w:t>Protocol</w:t>
            </w:r>
            <w:proofErr w:type="spellEnd"/>
            <w:r w:rsidRPr="00C15A00">
              <w:rPr>
                <w:rFonts w:eastAsia="Times New Roman"/>
                <w:i/>
                <w:iCs/>
                <w:spacing w:val="-3"/>
                <w:lang w:val="es-ES_tradnl" w:eastAsia="es-ES"/>
              </w:rPr>
              <w:t xml:space="preserve"> (ARP)</w:t>
            </w:r>
          </w:p>
          <w:p w14:paraId="67456D03" w14:textId="77777777" w:rsidR="003B004E" w:rsidRPr="00C15A00" w:rsidRDefault="003B004E">
            <w:pPr>
              <w:numPr>
                <w:ilvl w:val="0"/>
                <w:numId w:val="20"/>
              </w:numPr>
              <w:spacing w:before="100" w:beforeAutospacing="1" w:after="100" w:afterAutospacing="1" w:line="240" w:lineRule="auto"/>
              <w:rPr>
                <w:rFonts w:eastAsia="Times New Roman"/>
                <w:i/>
                <w:iCs/>
                <w:spacing w:val="-3"/>
                <w:lang w:val="en-US" w:eastAsia="es-ES"/>
              </w:rPr>
              <w:pPrChange w:id="645" w:author="USER" w:date="2022-09-06T15:02:00Z">
                <w:pPr>
                  <w:numPr>
                    <w:numId w:val="20"/>
                  </w:numPr>
                  <w:shd w:val="clear" w:color="auto" w:fill="FFFFFF"/>
                  <w:tabs>
                    <w:tab w:val="num" w:pos="720"/>
                  </w:tabs>
                  <w:spacing w:before="100" w:beforeAutospacing="1" w:after="100" w:afterAutospacing="1" w:line="240" w:lineRule="auto"/>
                  <w:ind w:left="720" w:hanging="360"/>
                </w:pPr>
              </w:pPrChange>
            </w:pPr>
            <w:r w:rsidRPr="00C15A00">
              <w:rPr>
                <w:rFonts w:eastAsia="Times New Roman"/>
                <w:i/>
                <w:iCs/>
                <w:spacing w:val="-3"/>
                <w:lang w:val="en-US" w:eastAsia="es-ES"/>
              </w:rPr>
              <w:t>Point to Point Protocol (PPP)</w:t>
            </w:r>
          </w:p>
          <w:p w14:paraId="7ACF268A" w14:textId="56AF9058" w:rsidR="003B004E" w:rsidRPr="00C15A00" w:rsidRDefault="003B004E" w:rsidP="00C15A00">
            <w:pPr>
              <w:widowControl w:val="0"/>
              <w:spacing w:line="240" w:lineRule="auto"/>
            </w:pPr>
            <w:r w:rsidRPr="00C15A00">
              <w:rPr>
                <w:rFonts w:eastAsia="Times New Roman"/>
                <w:spacing w:val="-3"/>
                <w:lang w:val="es-ES_tradnl" w:eastAsia="es-ES"/>
              </w:rPr>
              <w:t>Obtiene la información y</w:t>
            </w:r>
            <w:r w:rsidR="00ED5BCB" w:rsidRPr="00C15A00">
              <w:rPr>
                <w:rFonts w:eastAsia="Times New Roman"/>
                <w:spacing w:val="-3"/>
                <w:lang w:val="es-ES_tradnl" w:eastAsia="es-ES"/>
              </w:rPr>
              <w:t xml:space="preserve"> la</w:t>
            </w:r>
            <w:r w:rsidRPr="00C15A00">
              <w:rPr>
                <w:rFonts w:eastAsia="Times New Roman"/>
                <w:spacing w:val="-3"/>
                <w:lang w:val="es-ES_tradnl" w:eastAsia="es-ES"/>
              </w:rPr>
              <w:t xml:space="preserve"> traduce en binario para así enviarla a la capa física.</w:t>
            </w:r>
          </w:p>
        </w:tc>
        <w:tc>
          <w:tcPr>
            <w:tcW w:w="7605" w:type="dxa"/>
            <w:shd w:val="clear" w:color="auto" w:fill="auto"/>
            <w:tcMar>
              <w:top w:w="100" w:type="dxa"/>
              <w:left w:w="100" w:type="dxa"/>
              <w:bottom w:w="100" w:type="dxa"/>
              <w:right w:w="100" w:type="dxa"/>
            </w:tcMar>
          </w:tcPr>
          <w:p w14:paraId="780672D1" w14:textId="6FE6923A" w:rsidR="003B004E" w:rsidRPr="00C15A00" w:rsidRDefault="003B004E" w:rsidP="00C15A00">
            <w:pPr>
              <w:widowControl w:val="0"/>
              <w:spacing w:line="240" w:lineRule="auto"/>
            </w:pPr>
            <w:r w:rsidRPr="00C15A00">
              <w:t>Enlace</w:t>
            </w:r>
          </w:p>
        </w:tc>
      </w:tr>
      <w:tr w:rsidR="003B004E" w:rsidRPr="00C15A00" w14:paraId="4FF1B84E" w14:textId="77777777" w:rsidTr="00550CFC">
        <w:tc>
          <w:tcPr>
            <w:tcW w:w="2010" w:type="dxa"/>
            <w:shd w:val="clear" w:color="auto" w:fill="auto"/>
            <w:tcMar>
              <w:top w:w="100" w:type="dxa"/>
              <w:left w:w="100" w:type="dxa"/>
              <w:bottom w:w="100" w:type="dxa"/>
              <w:right w:w="100" w:type="dxa"/>
            </w:tcMar>
          </w:tcPr>
          <w:p w14:paraId="26B1AD55" w14:textId="5115F644" w:rsidR="003B004E" w:rsidRPr="00C15A00" w:rsidRDefault="003B004E" w:rsidP="00C15A00">
            <w:pPr>
              <w:widowControl w:val="0"/>
              <w:spacing w:line="240" w:lineRule="auto"/>
              <w:rPr>
                <w:b/>
              </w:rPr>
            </w:pPr>
            <w:r w:rsidRPr="00C15A00">
              <w:rPr>
                <w:b/>
              </w:rPr>
              <w:t xml:space="preserve">Punto </w:t>
            </w:r>
            <w:r w:rsidR="00601BFC" w:rsidRPr="00C15A00">
              <w:rPr>
                <w:b/>
              </w:rPr>
              <w:t>modal 7</w:t>
            </w:r>
          </w:p>
        </w:tc>
        <w:tc>
          <w:tcPr>
            <w:tcW w:w="5880" w:type="dxa"/>
            <w:shd w:val="clear" w:color="auto" w:fill="auto"/>
            <w:tcMar>
              <w:top w:w="100" w:type="dxa"/>
              <w:left w:w="100" w:type="dxa"/>
              <w:bottom w:w="100" w:type="dxa"/>
              <w:right w:w="100" w:type="dxa"/>
            </w:tcMar>
          </w:tcPr>
          <w:p w14:paraId="14CE5D57" w14:textId="77777777" w:rsidR="003B004E" w:rsidRPr="00C15A00" w:rsidRDefault="003B004E">
            <w:pPr>
              <w:spacing w:before="100" w:beforeAutospacing="1" w:after="100" w:afterAutospacing="1" w:line="240" w:lineRule="auto"/>
              <w:rPr>
                <w:rFonts w:eastAsia="Times New Roman"/>
                <w:b/>
                <w:bCs/>
                <w:spacing w:val="-3"/>
                <w:lang w:val="es-ES_tradnl" w:eastAsia="es-ES"/>
              </w:rPr>
              <w:pPrChange w:id="646" w:author="USER" w:date="2022-09-06T15:02:00Z">
                <w:pPr>
                  <w:shd w:val="clear" w:color="auto" w:fill="FFFFFF"/>
                  <w:spacing w:before="100" w:beforeAutospacing="1" w:after="100" w:afterAutospacing="1" w:line="240" w:lineRule="auto"/>
                </w:pPr>
              </w:pPrChange>
            </w:pPr>
            <w:r w:rsidRPr="00C15A00">
              <w:rPr>
                <w:rFonts w:eastAsia="Times New Roman"/>
                <w:b/>
                <w:bCs/>
                <w:spacing w:val="-3"/>
                <w:lang w:val="es-ES_tradnl" w:eastAsia="es-ES"/>
              </w:rPr>
              <w:t>Capa física</w:t>
            </w:r>
          </w:p>
          <w:p w14:paraId="4BDF9AB0" w14:textId="77777777" w:rsidR="003B004E" w:rsidRPr="00C15A00" w:rsidRDefault="003B004E">
            <w:pPr>
              <w:numPr>
                <w:ilvl w:val="0"/>
                <w:numId w:val="22"/>
              </w:numPr>
              <w:spacing w:before="100" w:beforeAutospacing="1" w:after="100" w:afterAutospacing="1" w:line="240" w:lineRule="auto"/>
              <w:rPr>
                <w:rFonts w:eastAsia="Times New Roman"/>
                <w:i/>
                <w:iCs/>
                <w:spacing w:val="-3"/>
                <w:lang w:val="es-ES_tradnl" w:eastAsia="es-ES"/>
              </w:rPr>
              <w:pPrChange w:id="647" w:author="USER" w:date="2022-09-06T15:02:00Z">
                <w:pPr>
                  <w:numPr>
                    <w:numId w:val="22"/>
                  </w:numPr>
                  <w:shd w:val="clear" w:color="auto" w:fill="FFFFFF"/>
                  <w:tabs>
                    <w:tab w:val="num" w:pos="720"/>
                  </w:tabs>
                  <w:spacing w:before="100" w:beforeAutospacing="1" w:after="100" w:afterAutospacing="1" w:line="240" w:lineRule="auto"/>
                  <w:ind w:left="720" w:hanging="360"/>
                </w:pPr>
              </w:pPrChange>
            </w:pPr>
            <w:r w:rsidRPr="00C15A00">
              <w:rPr>
                <w:rFonts w:eastAsia="Times New Roman"/>
                <w:i/>
                <w:iCs/>
                <w:spacing w:val="-3"/>
                <w:lang w:val="es-ES_tradnl" w:eastAsia="es-ES"/>
              </w:rPr>
              <w:t xml:space="preserve">Digital </w:t>
            </w:r>
            <w:proofErr w:type="spellStart"/>
            <w:r w:rsidRPr="00C15A00">
              <w:rPr>
                <w:rFonts w:eastAsia="Times New Roman"/>
                <w:i/>
                <w:iCs/>
                <w:spacing w:val="-3"/>
                <w:lang w:val="es-ES_tradnl" w:eastAsia="es-ES"/>
              </w:rPr>
              <w:t>Subscriber</w:t>
            </w:r>
            <w:proofErr w:type="spellEnd"/>
            <w:r w:rsidRPr="00C15A00">
              <w:rPr>
                <w:rFonts w:eastAsia="Times New Roman"/>
                <w:i/>
                <w:iCs/>
                <w:spacing w:val="-3"/>
                <w:lang w:val="es-ES_tradnl" w:eastAsia="es-ES"/>
              </w:rPr>
              <w:t xml:space="preserve"> Line (DLS)</w:t>
            </w:r>
          </w:p>
          <w:p w14:paraId="5C3E21BC" w14:textId="77777777" w:rsidR="003B004E" w:rsidRPr="00C15A00" w:rsidRDefault="003B004E">
            <w:pPr>
              <w:numPr>
                <w:ilvl w:val="0"/>
                <w:numId w:val="22"/>
              </w:numPr>
              <w:spacing w:before="100" w:beforeAutospacing="1" w:after="100" w:afterAutospacing="1" w:line="240" w:lineRule="auto"/>
              <w:rPr>
                <w:rFonts w:eastAsia="Times New Roman"/>
                <w:i/>
                <w:iCs/>
                <w:spacing w:val="-3"/>
                <w:lang w:val="en-US" w:eastAsia="es-ES"/>
              </w:rPr>
              <w:pPrChange w:id="648" w:author="USER" w:date="2022-09-06T15:02:00Z">
                <w:pPr>
                  <w:numPr>
                    <w:numId w:val="22"/>
                  </w:numPr>
                  <w:shd w:val="clear" w:color="auto" w:fill="FFFFFF"/>
                  <w:tabs>
                    <w:tab w:val="num" w:pos="720"/>
                  </w:tabs>
                  <w:spacing w:before="100" w:beforeAutospacing="1" w:after="100" w:afterAutospacing="1" w:line="240" w:lineRule="auto"/>
                  <w:ind w:left="720" w:hanging="360"/>
                </w:pPr>
              </w:pPrChange>
            </w:pPr>
            <w:r w:rsidRPr="00C15A00">
              <w:rPr>
                <w:rFonts w:eastAsia="Times New Roman"/>
                <w:i/>
                <w:iCs/>
                <w:spacing w:val="-3"/>
                <w:lang w:val="en-US" w:eastAsia="es-ES"/>
              </w:rPr>
              <w:t>Integrated Services Digital Network (ISDN)</w:t>
            </w:r>
          </w:p>
          <w:p w14:paraId="56A1144B" w14:textId="77777777" w:rsidR="003B004E" w:rsidRPr="00C15A00" w:rsidRDefault="003B004E">
            <w:pPr>
              <w:numPr>
                <w:ilvl w:val="0"/>
                <w:numId w:val="22"/>
              </w:numPr>
              <w:spacing w:before="100" w:beforeAutospacing="1" w:after="100" w:afterAutospacing="1" w:line="240" w:lineRule="auto"/>
              <w:rPr>
                <w:rFonts w:eastAsia="Times New Roman"/>
                <w:i/>
                <w:iCs/>
                <w:spacing w:val="-3"/>
                <w:lang w:val="es-ES_tradnl" w:eastAsia="es-ES"/>
              </w:rPr>
              <w:pPrChange w:id="649" w:author="USER" w:date="2022-09-06T15:02:00Z">
                <w:pPr>
                  <w:numPr>
                    <w:numId w:val="22"/>
                  </w:numPr>
                  <w:shd w:val="clear" w:color="auto" w:fill="FFFFFF"/>
                  <w:tabs>
                    <w:tab w:val="num" w:pos="720"/>
                  </w:tabs>
                  <w:spacing w:before="100" w:beforeAutospacing="1" w:after="100" w:afterAutospacing="1" w:line="240" w:lineRule="auto"/>
                  <w:ind w:left="720" w:hanging="360"/>
                </w:pPr>
              </w:pPrChange>
            </w:pPr>
            <w:r w:rsidRPr="00C15A00">
              <w:rPr>
                <w:rFonts w:eastAsia="Times New Roman"/>
                <w:i/>
                <w:iCs/>
                <w:spacing w:val="-3"/>
                <w:lang w:val="es-ES_tradnl" w:eastAsia="es-ES"/>
              </w:rPr>
              <w:t>Bluetooth</w:t>
            </w:r>
          </w:p>
          <w:p w14:paraId="7C9469C5" w14:textId="77777777" w:rsidR="003B004E" w:rsidRPr="00C15A00" w:rsidRDefault="003B004E">
            <w:pPr>
              <w:numPr>
                <w:ilvl w:val="0"/>
                <w:numId w:val="22"/>
              </w:numPr>
              <w:spacing w:before="100" w:beforeAutospacing="1" w:after="100" w:afterAutospacing="1" w:line="240" w:lineRule="auto"/>
              <w:rPr>
                <w:rFonts w:eastAsia="Times New Roman"/>
                <w:i/>
                <w:iCs/>
                <w:spacing w:val="-3"/>
                <w:lang w:val="es-ES_tradnl" w:eastAsia="es-ES"/>
              </w:rPr>
              <w:pPrChange w:id="650" w:author="USER" w:date="2022-09-06T15:02:00Z">
                <w:pPr>
                  <w:numPr>
                    <w:numId w:val="22"/>
                  </w:numPr>
                  <w:shd w:val="clear" w:color="auto" w:fill="FFFFFF"/>
                  <w:tabs>
                    <w:tab w:val="num" w:pos="720"/>
                  </w:tabs>
                  <w:spacing w:before="100" w:beforeAutospacing="1" w:after="100" w:afterAutospacing="1" w:line="240" w:lineRule="auto"/>
                  <w:ind w:left="720" w:hanging="360"/>
                </w:pPr>
              </w:pPrChange>
            </w:pPr>
            <w:r w:rsidRPr="00C15A00">
              <w:rPr>
                <w:rFonts w:eastAsia="Times New Roman"/>
                <w:i/>
                <w:iCs/>
                <w:spacing w:val="-3"/>
                <w:lang w:val="es-ES_tradnl" w:eastAsia="es-ES"/>
              </w:rPr>
              <w:t>Universal Serial Bus (USB)</w:t>
            </w:r>
          </w:p>
          <w:p w14:paraId="095364C8" w14:textId="66D6AC04" w:rsidR="003B004E" w:rsidRPr="00C15A00" w:rsidRDefault="003B004E" w:rsidP="00C15A00">
            <w:pPr>
              <w:widowControl w:val="0"/>
              <w:spacing w:line="240" w:lineRule="auto"/>
            </w:pPr>
            <w:r w:rsidRPr="00C15A00">
              <w:rPr>
                <w:rFonts w:eastAsia="Times New Roman"/>
                <w:spacing w:val="-3"/>
                <w:lang w:val="es-ES_tradnl" w:eastAsia="es-ES"/>
              </w:rPr>
              <w:t>Hace el env</w:t>
            </w:r>
            <w:r w:rsidR="008D6597" w:rsidRPr="00C15A00">
              <w:rPr>
                <w:rFonts w:eastAsia="Times New Roman"/>
                <w:spacing w:val="-3"/>
                <w:lang w:val="es-ES_tradnl" w:eastAsia="es-ES"/>
              </w:rPr>
              <w:t>ío</w:t>
            </w:r>
            <w:r w:rsidRPr="00C15A00">
              <w:rPr>
                <w:rFonts w:eastAsia="Times New Roman"/>
                <w:spacing w:val="-3"/>
                <w:lang w:val="es-ES_tradnl" w:eastAsia="es-ES"/>
              </w:rPr>
              <w:t xml:space="preserve"> en binario a los medios de la red</w:t>
            </w:r>
            <w:r w:rsidR="00083C0C" w:rsidRPr="00C15A00">
              <w:rPr>
                <w:rFonts w:eastAsia="Times New Roman"/>
                <w:spacing w:val="-3"/>
                <w:lang w:val="es-ES_tradnl" w:eastAsia="es-ES"/>
              </w:rPr>
              <w:t>. S</w:t>
            </w:r>
            <w:r w:rsidRPr="00C15A00">
              <w:rPr>
                <w:rFonts w:eastAsia="Times New Roman"/>
                <w:spacing w:val="-3"/>
                <w:lang w:val="es-ES_tradnl" w:eastAsia="es-ES"/>
              </w:rPr>
              <w:t>e encarga de la conexión física de una red.</w:t>
            </w:r>
          </w:p>
        </w:tc>
        <w:tc>
          <w:tcPr>
            <w:tcW w:w="7605" w:type="dxa"/>
            <w:shd w:val="clear" w:color="auto" w:fill="auto"/>
            <w:tcMar>
              <w:top w:w="100" w:type="dxa"/>
              <w:left w:w="100" w:type="dxa"/>
              <w:bottom w:w="100" w:type="dxa"/>
              <w:right w:w="100" w:type="dxa"/>
            </w:tcMar>
          </w:tcPr>
          <w:p w14:paraId="5F4E0A65" w14:textId="738A3DE9" w:rsidR="003B004E" w:rsidRPr="00C15A00" w:rsidRDefault="003B004E" w:rsidP="00C15A00">
            <w:pPr>
              <w:widowControl w:val="0"/>
              <w:spacing w:line="240" w:lineRule="auto"/>
            </w:pPr>
            <w:r w:rsidRPr="00C15A00">
              <w:t>Física</w:t>
            </w:r>
          </w:p>
        </w:tc>
      </w:tr>
    </w:tbl>
    <w:p w14:paraId="79E78CE7" w14:textId="6163A69D" w:rsidR="00D74B26" w:rsidRPr="00C15A00" w:rsidDel="002F3217" w:rsidRDefault="00D74B26" w:rsidP="00C15A00">
      <w:pPr>
        <w:snapToGrid w:val="0"/>
        <w:spacing w:after="120" w:line="240" w:lineRule="auto"/>
        <w:rPr>
          <w:del w:id="651" w:author="ELSA CRISTINA ARENAS MARTINEZ" w:date="2022-09-19T16:26:00Z"/>
        </w:rPr>
      </w:pPr>
    </w:p>
    <w:p w14:paraId="40E673BF" w14:textId="04960071" w:rsidR="002F3217" w:rsidRDefault="002F3217" w:rsidP="00C15A00">
      <w:pPr>
        <w:snapToGrid w:val="0"/>
        <w:spacing w:after="120" w:line="240" w:lineRule="auto"/>
        <w:ind w:left="720" w:hanging="720"/>
        <w:rPr>
          <w:ins w:id="652" w:author="ELSA CRISTINA ARENAS MARTINEZ" w:date="2022-09-19T16:26:00Z"/>
        </w:rPr>
      </w:pPr>
      <w:moveToRangeStart w:id="653" w:author="ELSA CRISTINA ARENAS MARTINEZ" w:date="2022-09-19T16:26:00Z" w:name="move114497211"/>
      <w:moveTo w:id="654" w:author="ELSA CRISTINA ARENAS MARTINEZ" w:date="2022-09-19T16:26:00Z">
        <w:del w:id="655" w:author="ELSA CRISTINA ARENAS MARTINEZ" w:date="2022-09-19T16:30:00Z">
          <w:r w:rsidRPr="00C15A00" w:rsidDel="000569C9">
            <w:delText>Protocolos de RED</w:delText>
          </w:r>
        </w:del>
      </w:moveTo>
      <w:moveToRangeEnd w:id="653"/>
    </w:p>
    <w:p w14:paraId="4279587F" w14:textId="4EFE6545" w:rsidR="002438D9" w:rsidRPr="00C15A00" w:rsidRDefault="00B52CBD" w:rsidP="00C15A00">
      <w:pPr>
        <w:snapToGrid w:val="0"/>
        <w:spacing w:after="120" w:line="240" w:lineRule="auto"/>
        <w:ind w:left="720" w:hanging="720"/>
      </w:pPr>
      <w:moveFromRangeStart w:id="656" w:author="ELSA CRISTINA ARENAS MARTINEZ" w:date="2022-09-19T16:26:00Z" w:name="move114497211"/>
      <w:moveFrom w:id="657" w:author="ELSA CRISTINA ARENAS MARTINEZ" w:date="2022-09-19T16:26:00Z">
        <w:r w:rsidRPr="00C15A00" w:rsidDel="002F3217">
          <w:t>Protocolos de RED</w:t>
        </w:r>
      </w:moveFrom>
      <w:moveFromRangeEnd w:id="656"/>
    </w:p>
    <w:tbl>
      <w:tblPr>
        <w:tblStyle w:val="af4"/>
        <w:tblW w:w="1570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9836"/>
        <w:gridCol w:w="4051"/>
      </w:tblGrid>
      <w:tr w:rsidR="00F9725C" w:rsidRPr="00C15A00" w14:paraId="59F6F3C9" w14:textId="77777777" w:rsidTr="00550CFC">
        <w:trPr>
          <w:trHeight w:val="420"/>
        </w:trPr>
        <w:tc>
          <w:tcPr>
            <w:tcW w:w="1815" w:type="dxa"/>
            <w:shd w:val="clear" w:color="auto" w:fill="C9DAF8"/>
            <w:tcMar>
              <w:top w:w="100" w:type="dxa"/>
              <w:left w:w="100" w:type="dxa"/>
              <w:bottom w:w="100" w:type="dxa"/>
              <w:right w:w="100" w:type="dxa"/>
            </w:tcMar>
          </w:tcPr>
          <w:p w14:paraId="4174BB82" w14:textId="77777777" w:rsidR="00FD3C7D" w:rsidRPr="00C15A00" w:rsidRDefault="00FD3C7D" w:rsidP="00C15A00">
            <w:pPr>
              <w:widowControl w:val="0"/>
              <w:spacing w:line="240" w:lineRule="auto"/>
              <w:ind w:right="24"/>
              <w:rPr>
                <w:b/>
              </w:rPr>
            </w:pPr>
            <w:r w:rsidRPr="00C15A00">
              <w:rPr>
                <w:b/>
              </w:rPr>
              <w:t>Tipo de recurso</w:t>
            </w:r>
          </w:p>
        </w:tc>
        <w:tc>
          <w:tcPr>
            <w:tcW w:w="13887" w:type="dxa"/>
            <w:gridSpan w:val="2"/>
            <w:shd w:val="clear" w:color="auto" w:fill="C9DAF8"/>
            <w:tcMar>
              <w:top w:w="100" w:type="dxa"/>
              <w:left w:w="100" w:type="dxa"/>
              <w:bottom w:w="100" w:type="dxa"/>
              <w:right w:w="100" w:type="dxa"/>
            </w:tcMar>
          </w:tcPr>
          <w:p w14:paraId="364A42F1" w14:textId="77777777" w:rsidR="00FD3C7D" w:rsidRPr="00C15A00" w:rsidRDefault="00FD3C7D" w:rsidP="00C15A00">
            <w:pPr>
              <w:pStyle w:val="Ttulo"/>
              <w:widowControl w:val="0"/>
              <w:spacing w:line="240" w:lineRule="auto"/>
              <w:jc w:val="center"/>
              <w:rPr>
                <w:sz w:val="22"/>
                <w:szCs w:val="22"/>
              </w:rPr>
            </w:pPr>
            <w:r w:rsidRPr="00C15A00">
              <w:rPr>
                <w:sz w:val="22"/>
                <w:szCs w:val="22"/>
              </w:rPr>
              <w:t xml:space="preserve">Pestañas o </w:t>
            </w:r>
            <w:proofErr w:type="spellStart"/>
            <w:r w:rsidRPr="00C15A00">
              <w:rPr>
                <w:i/>
                <w:iCs/>
                <w:sz w:val="22"/>
                <w:szCs w:val="22"/>
              </w:rPr>
              <w:t>tabs</w:t>
            </w:r>
            <w:proofErr w:type="spellEnd"/>
            <w:r w:rsidRPr="00C15A00">
              <w:rPr>
                <w:sz w:val="22"/>
                <w:szCs w:val="22"/>
              </w:rPr>
              <w:t xml:space="preserve"> horizontales</w:t>
            </w:r>
          </w:p>
        </w:tc>
      </w:tr>
      <w:tr w:rsidR="00F9725C" w:rsidRPr="00C15A00" w14:paraId="138C191F" w14:textId="77777777" w:rsidTr="00550CFC">
        <w:trPr>
          <w:trHeight w:val="420"/>
        </w:trPr>
        <w:tc>
          <w:tcPr>
            <w:tcW w:w="1815" w:type="dxa"/>
            <w:shd w:val="clear" w:color="auto" w:fill="auto"/>
            <w:tcMar>
              <w:top w:w="100" w:type="dxa"/>
              <w:left w:w="100" w:type="dxa"/>
              <w:bottom w:w="100" w:type="dxa"/>
              <w:right w:w="100" w:type="dxa"/>
            </w:tcMar>
          </w:tcPr>
          <w:p w14:paraId="71F356DC" w14:textId="77777777" w:rsidR="00FD3C7D" w:rsidRPr="00C15A00" w:rsidRDefault="00FD3C7D" w:rsidP="00C15A00">
            <w:pPr>
              <w:widowControl w:val="0"/>
              <w:spacing w:line="240" w:lineRule="auto"/>
              <w:ind w:right="24"/>
              <w:rPr>
                <w:b/>
              </w:rPr>
            </w:pPr>
            <w:r w:rsidRPr="00C15A00">
              <w:rPr>
                <w:b/>
              </w:rPr>
              <w:t>Introducción</w:t>
            </w:r>
          </w:p>
        </w:tc>
        <w:tc>
          <w:tcPr>
            <w:tcW w:w="13887" w:type="dxa"/>
            <w:gridSpan w:val="2"/>
            <w:shd w:val="clear" w:color="auto" w:fill="auto"/>
            <w:tcMar>
              <w:top w:w="100" w:type="dxa"/>
              <w:left w:w="100" w:type="dxa"/>
              <w:bottom w:w="100" w:type="dxa"/>
              <w:right w:w="100" w:type="dxa"/>
            </w:tcMar>
          </w:tcPr>
          <w:p w14:paraId="72AE0663" w14:textId="68DCD8CA" w:rsidR="000569C9" w:rsidRDefault="000569C9" w:rsidP="00C15A00">
            <w:pPr>
              <w:widowControl w:val="0"/>
              <w:spacing w:line="240" w:lineRule="auto"/>
              <w:rPr>
                <w:ins w:id="658" w:author="ELSA CRISTINA ARENAS MARTINEZ" w:date="2022-09-19T16:30:00Z"/>
              </w:rPr>
            </w:pPr>
            <w:ins w:id="659" w:author="ELSA CRISTINA ARENAS MARTINEZ" w:date="2022-09-19T16:30:00Z">
              <w:r w:rsidRPr="002D3A4B">
                <w:rPr>
                  <w:highlight w:val="yellow"/>
                  <w:rPrChange w:id="660" w:author="ELSA CRISTINA ARENAS MARTINEZ" w:date="2022-09-19T16:58:00Z">
                    <w:rPr/>
                  </w:rPrChange>
                </w:rPr>
                <w:t>Protocolos de RED</w:t>
              </w:r>
            </w:ins>
          </w:p>
          <w:p w14:paraId="1F5824E5" w14:textId="58954CBE" w:rsidR="00FD3C7D" w:rsidRPr="00C15A00" w:rsidRDefault="005F091E" w:rsidP="00C15A00">
            <w:pPr>
              <w:widowControl w:val="0"/>
              <w:spacing w:line="240" w:lineRule="auto"/>
            </w:pPr>
            <w:r w:rsidRPr="00C15A00">
              <w:t>D</w:t>
            </w:r>
            <w:r w:rsidR="00FD3C7D" w:rsidRPr="00C15A00">
              <w:t>entro de los protocolos de red más usados están:</w:t>
            </w:r>
          </w:p>
        </w:tc>
      </w:tr>
      <w:tr w:rsidR="00F9725C" w:rsidRPr="00C15A00" w14:paraId="3B869CD6" w14:textId="77777777" w:rsidTr="00550CFC">
        <w:trPr>
          <w:trHeight w:val="420"/>
        </w:trPr>
        <w:tc>
          <w:tcPr>
            <w:tcW w:w="1815" w:type="dxa"/>
            <w:shd w:val="clear" w:color="auto" w:fill="auto"/>
            <w:tcMar>
              <w:top w:w="100" w:type="dxa"/>
              <w:left w:w="100" w:type="dxa"/>
              <w:bottom w:w="100" w:type="dxa"/>
              <w:right w:w="100" w:type="dxa"/>
            </w:tcMar>
          </w:tcPr>
          <w:p w14:paraId="00AC6905" w14:textId="5A3E35F9" w:rsidR="00FD3C7D" w:rsidRPr="00C15A00" w:rsidRDefault="00FD3C7D" w:rsidP="00C15A00">
            <w:pPr>
              <w:widowControl w:val="0"/>
              <w:spacing w:line="240" w:lineRule="auto"/>
              <w:ind w:right="24"/>
              <w:rPr>
                <w:b/>
              </w:rPr>
            </w:pPr>
            <w:r w:rsidRPr="00C15A00">
              <w:rPr>
                <w:b/>
              </w:rPr>
              <w:t>DNS</w:t>
            </w:r>
          </w:p>
        </w:tc>
        <w:tc>
          <w:tcPr>
            <w:tcW w:w="9836" w:type="dxa"/>
            <w:shd w:val="clear" w:color="auto" w:fill="auto"/>
            <w:tcMar>
              <w:top w:w="100" w:type="dxa"/>
              <w:left w:w="100" w:type="dxa"/>
              <w:bottom w:w="100" w:type="dxa"/>
              <w:right w:w="100" w:type="dxa"/>
            </w:tcMar>
          </w:tcPr>
          <w:p w14:paraId="7145A57A" w14:textId="41820375" w:rsidR="00FD3C7D" w:rsidRPr="00C15A00" w:rsidRDefault="00FD3C7D" w:rsidP="00C15A00">
            <w:pPr>
              <w:widowControl w:val="0"/>
              <w:spacing w:line="240" w:lineRule="auto"/>
            </w:pPr>
            <w:r w:rsidRPr="00C15A00">
              <w:t>Se encarga de transformar las direcciones IP a nombres.</w:t>
            </w:r>
          </w:p>
        </w:tc>
        <w:tc>
          <w:tcPr>
            <w:tcW w:w="4051" w:type="dxa"/>
            <w:shd w:val="clear" w:color="auto" w:fill="auto"/>
            <w:tcMar>
              <w:top w:w="100" w:type="dxa"/>
              <w:left w:w="100" w:type="dxa"/>
              <w:bottom w:w="100" w:type="dxa"/>
              <w:right w:w="100" w:type="dxa"/>
            </w:tcMar>
          </w:tcPr>
          <w:p w14:paraId="3C63F7A1" w14:textId="77777777" w:rsidR="00FD3C7D" w:rsidRPr="00C15A00" w:rsidRDefault="00FD3C7D" w:rsidP="00C15A00">
            <w:pPr>
              <w:snapToGrid w:val="0"/>
              <w:spacing w:after="120" w:line="240" w:lineRule="auto"/>
              <w:jc w:val="center"/>
              <w:rPr>
                <w:lang w:val="es-ES_tradnl"/>
                <w:rPrChange w:id="661" w:author="USER" w:date="2022-09-06T15:02:00Z">
                  <w:rPr>
                    <w:highlight w:val="yellow"/>
                    <w:lang w:val="es-ES_tradnl"/>
                  </w:rPr>
                </w:rPrChange>
              </w:rPr>
            </w:pPr>
            <w:r w:rsidRPr="00C15A00">
              <w:rPr>
                <w:noProof/>
                <w:lang w:val="es-CO"/>
                <w:rPrChange w:id="662" w:author="USER" w:date="2022-09-06T15:02:00Z">
                  <w:rPr>
                    <w:noProof/>
                    <w:highlight w:val="yellow"/>
                    <w:lang w:val="es-CO"/>
                  </w:rPr>
                </w:rPrChange>
              </w:rPr>
              <w:drawing>
                <wp:inline distT="0" distB="0" distL="0" distR="0" wp14:anchorId="73A4BE65" wp14:editId="122919C3">
                  <wp:extent cx="2257425" cy="1128713"/>
                  <wp:effectExtent l="0" t="0" r="0" b="0"/>
                  <wp:docPr id="16" name="Imagen 16" descr="Qué es y cómo funciona el servidor DNS? - Bit2Me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Qué es y cómo funciona el servidor DNS? - Bit2Me Academ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65335" cy="1132668"/>
                          </a:xfrm>
                          <a:prstGeom prst="rect">
                            <a:avLst/>
                          </a:prstGeom>
                          <a:noFill/>
                          <a:ln>
                            <a:noFill/>
                          </a:ln>
                        </pic:spPr>
                      </pic:pic>
                    </a:graphicData>
                  </a:graphic>
                </wp:inline>
              </w:drawing>
            </w:r>
          </w:p>
          <w:p w14:paraId="7B55F988" w14:textId="77777777" w:rsidR="00B52CBD" w:rsidRPr="00C15A00" w:rsidRDefault="00B52CBD" w:rsidP="00C15A00">
            <w:pPr>
              <w:snapToGrid w:val="0"/>
              <w:spacing w:after="120" w:line="240" w:lineRule="auto"/>
              <w:rPr>
                <w:iCs/>
                <w:sz w:val="20"/>
                <w:szCs w:val="20"/>
                <w:lang w:val="es-ES_tradnl"/>
                <w:rPrChange w:id="663" w:author="USER" w:date="2022-09-06T15:02:00Z">
                  <w:rPr>
                    <w:iCs/>
                    <w:sz w:val="20"/>
                    <w:szCs w:val="20"/>
                    <w:highlight w:val="yellow"/>
                    <w:lang w:val="es-ES_tradnl"/>
                  </w:rPr>
                </w:rPrChange>
              </w:rPr>
            </w:pPr>
            <w:r w:rsidRPr="00C15A00">
              <w:rPr>
                <w:rPrChange w:id="664" w:author="USER" w:date="2022-09-06T15:02:00Z">
                  <w:rPr>
                    <w:highlight w:val="yellow"/>
                  </w:rPr>
                </w:rPrChange>
              </w:rPr>
              <w:t xml:space="preserve">Imagen de referencia </w:t>
            </w:r>
            <w:r w:rsidRPr="00C15A00">
              <w:fldChar w:fldCharType="begin"/>
            </w:r>
            <w:r w:rsidRPr="00C15A00">
              <w:instrText xml:space="preserve"> HYPERLINK "https://academy.bit2me.com/wp-content/uploads/2019/05/49_DNS.webp" </w:instrText>
            </w:r>
            <w:r w:rsidRPr="00C15A00">
              <w:fldChar w:fldCharType="separate"/>
            </w:r>
            <w:r w:rsidRPr="00C15A00">
              <w:rPr>
                <w:rStyle w:val="Hipervnculo"/>
                <w:iCs/>
                <w:sz w:val="20"/>
                <w:szCs w:val="20"/>
                <w:lang w:val="es-ES_tradnl"/>
                <w:rPrChange w:id="665" w:author="USER" w:date="2022-09-06T15:02:00Z">
                  <w:rPr>
                    <w:rStyle w:val="Hipervnculo"/>
                    <w:iCs/>
                    <w:sz w:val="20"/>
                    <w:szCs w:val="20"/>
                    <w:highlight w:val="yellow"/>
                    <w:lang w:val="es-ES_tradnl"/>
                  </w:rPr>
                </w:rPrChange>
              </w:rPr>
              <w:t>https://academy.bit2me.com/wp-content/uploads/2019/05/49_DNS.webp</w:t>
            </w:r>
            <w:r w:rsidRPr="00C15A00">
              <w:rPr>
                <w:rStyle w:val="Hipervnculo"/>
                <w:iCs/>
                <w:sz w:val="20"/>
                <w:szCs w:val="20"/>
                <w:lang w:val="es-ES_tradnl"/>
                <w:rPrChange w:id="666" w:author="USER" w:date="2022-09-06T15:02:00Z">
                  <w:rPr>
                    <w:rStyle w:val="Hipervnculo"/>
                    <w:iCs/>
                    <w:sz w:val="20"/>
                    <w:szCs w:val="20"/>
                    <w:highlight w:val="yellow"/>
                    <w:lang w:val="es-ES_tradnl"/>
                  </w:rPr>
                </w:rPrChange>
              </w:rPr>
              <w:fldChar w:fldCharType="end"/>
            </w:r>
            <w:r w:rsidRPr="00C15A00">
              <w:rPr>
                <w:iCs/>
                <w:sz w:val="20"/>
                <w:szCs w:val="20"/>
                <w:lang w:val="es-ES_tradnl"/>
                <w:rPrChange w:id="667" w:author="USER" w:date="2022-09-06T15:02:00Z">
                  <w:rPr>
                    <w:iCs/>
                    <w:sz w:val="20"/>
                    <w:szCs w:val="20"/>
                    <w:highlight w:val="yellow"/>
                    <w:lang w:val="es-ES_tradnl"/>
                  </w:rPr>
                </w:rPrChange>
              </w:rPr>
              <w:t xml:space="preserve"> </w:t>
            </w:r>
          </w:p>
          <w:p w14:paraId="0E46570F" w14:textId="1FBFFF67" w:rsidR="00FD3C7D" w:rsidRPr="00C15A00" w:rsidRDefault="00B52CBD" w:rsidP="00C15A00">
            <w:pPr>
              <w:widowControl w:val="0"/>
              <w:spacing w:line="240" w:lineRule="auto"/>
              <w:rPr>
                <w:lang w:val="es-ES_tradnl"/>
                <w:rPrChange w:id="668" w:author="USER" w:date="2022-09-06T15:02:00Z">
                  <w:rPr>
                    <w:highlight w:val="yellow"/>
                    <w:lang w:val="es-ES_tradnl"/>
                  </w:rPr>
                </w:rPrChange>
              </w:rPr>
            </w:pPr>
            <w:r w:rsidRPr="00C15A00">
              <w:rPr>
                <w:color w:val="000000"/>
                <w:sz w:val="20"/>
                <w:szCs w:val="20"/>
                <w:shd w:val="clear" w:color="auto" w:fill="FFFFFF"/>
                <w:rPrChange w:id="669" w:author="USER" w:date="2022-09-06T15:02:00Z">
                  <w:rPr>
                    <w:color w:val="000000"/>
                    <w:sz w:val="20"/>
                    <w:szCs w:val="20"/>
                    <w:highlight w:val="yellow"/>
                    <w:shd w:val="clear" w:color="auto" w:fill="FFFFFF"/>
                  </w:rPr>
                </w:rPrChange>
              </w:rPr>
              <w:t>228130_i</w:t>
            </w:r>
            <w:r w:rsidR="004914A7" w:rsidRPr="00C15A00">
              <w:rPr>
                <w:color w:val="000000"/>
                <w:sz w:val="20"/>
                <w:szCs w:val="20"/>
                <w:shd w:val="clear" w:color="auto" w:fill="FFFFFF"/>
                <w:rPrChange w:id="670" w:author="USER" w:date="2022-09-06T15:02:00Z">
                  <w:rPr>
                    <w:color w:val="000000"/>
                    <w:sz w:val="20"/>
                    <w:szCs w:val="20"/>
                    <w:highlight w:val="yellow"/>
                    <w:shd w:val="clear" w:color="auto" w:fill="FFFFFF"/>
                  </w:rPr>
                </w:rPrChange>
              </w:rPr>
              <w:t>39</w:t>
            </w:r>
          </w:p>
        </w:tc>
      </w:tr>
      <w:tr w:rsidR="00F9725C" w:rsidRPr="00C15A00" w14:paraId="34BB67CC" w14:textId="77777777" w:rsidTr="00550CFC">
        <w:trPr>
          <w:trHeight w:val="420"/>
        </w:trPr>
        <w:tc>
          <w:tcPr>
            <w:tcW w:w="1815" w:type="dxa"/>
            <w:shd w:val="clear" w:color="auto" w:fill="auto"/>
            <w:tcMar>
              <w:top w:w="100" w:type="dxa"/>
              <w:left w:w="100" w:type="dxa"/>
              <w:bottom w:w="100" w:type="dxa"/>
              <w:right w:w="100" w:type="dxa"/>
            </w:tcMar>
          </w:tcPr>
          <w:p w14:paraId="363B9509" w14:textId="10E63FB0" w:rsidR="00FD3C7D" w:rsidRPr="00C15A00" w:rsidRDefault="00FD3C7D" w:rsidP="00C15A00">
            <w:pPr>
              <w:widowControl w:val="0"/>
              <w:spacing w:line="240" w:lineRule="auto"/>
              <w:ind w:right="24"/>
              <w:rPr>
                <w:b/>
              </w:rPr>
            </w:pPr>
            <w:r w:rsidRPr="00C15A00">
              <w:rPr>
                <w:b/>
              </w:rPr>
              <w:t>DHCP</w:t>
            </w:r>
          </w:p>
        </w:tc>
        <w:tc>
          <w:tcPr>
            <w:tcW w:w="9836" w:type="dxa"/>
            <w:shd w:val="clear" w:color="auto" w:fill="auto"/>
            <w:tcMar>
              <w:top w:w="100" w:type="dxa"/>
              <w:left w:w="100" w:type="dxa"/>
              <w:bottom w:w="100" w:type="dxa"/>
              <w:right w:w="100" w:type="dxa"/>
            </w:tcMar>
          </w:tcPr>
          <w:p w14:paraId="26D14533" w14:textId="32BBFDBC" w:rsidR="00FD3C7D" w:rsidRPr="00C15A00" w:rsidRDefault="00FD3C7D" w:rsidP="00C15A00">
            <w:pPr>
              <w:widowControl w:val="0"/>
              <w:spacing w:line="240" w:lineRule="auto"/>
            </w:pPr>
            <w:r w:rsidRPr="00C15A00">
              <w:t xml:space="preserve">Protocolo de configuración dinámica de </w:t>
            </w:r>
            <w:r w:rsidRPr="00C15A00">
              <w:rPr>
                <w:i/>
                <w:iCs/>
              </w:rPr>
              <w:t xml:space="preserve">host, </w:t>
            </w:r>
            <w:r w:rsidRPr="00C15A00">
              <w:t>permite que los dispositivos tengan una configuración de red de una manera automática, es más fácil de administrar.</w:t>
            </w:r>
          </w:p>
        </w:tc>
        <w:tc>
          <w:tcPr>
            <w:tcW w:w="4051" w:type="dxa"/>
            <w:shd w:val="clear" w:color="auto" w:fill="auto"/>
            <w:tcMar>
              <w:top w:w="100" w:type="dxa"/>
              <w:left w:w="100" w:type="dxa"/>
              <w:bottom w:w="100" w:type="dxa"/>
              <w:right w:w="100" w:type="dxa"/>
            </w:tcMar>
          </w:tcPr>
          <w:p w14:paraId="1AD06ED1" w14:textId="77777777" w:rsidR="00FD3C7D" w:rsidRPr="00C15A00" w:rsidRDefault="00FD3C7D" w:rsidP="00C15A00">
            <w:pPr>
              <w:snapToGrid w:val="0"/>
              <w:spacing w:after="120" w:line="240" w:lineRule="auto"/>
              <w:rPr>
                <w:lang w:val="es-ES_tradnl"/>
                <w:rPrChange w:id="671" w:author="USER" w:date="2022-09-06T15:02:00Z">
                  <w:rPr>
                    <w:highlight w:val="yellow"/>
                    <w:lang w:val="es-ES_tradnl"/>
                  </w:rPr>
                </w:rPrChange>
              </w:rPr>
            </w:pPr>
            <w:r w:rsidRPr="00C15A00">
              <w:rPr>
                <w:noProof/>
                <w:lang w:val="es-CO"/>
                <w:rPrChange w:id="672" w:author="USER" w:date="2022-09-06T15:02:00Z">
                  <w:rPr>
                    <w:noProof/>
                    <w:highlight w:val="yellow"/>
                    <w:lang w:val="es-CO"/>
                  </w:rPr>
                </w:rPrChange>
              </w:rPr>
              <w:drawing>
                <wp:inline distT="0" distB="0" distL="0" distR="0" wp14:anchorId="0577BBCA" wp14:editId="6FA846F7">
                  <wp:extent cx="2467325" cy="843915"/>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86173" cy="850362"/>
                          </a:xfrm>
                          <a:prstGeom prst="rect">
                            <a:avLst/>
                          </a:prstGeom>
                          <a:noFill/>
                          <a:ln>
                            <a:noFill/>
                          </a:ln>
                        </pic:spPr>
                      </pic:pic>
                    </a:graphicData>
                  </a:graphic>
                </wp:inline>
              </w:drawing>
            </w:r>
          </w:p>
          <w:p w14:paraId="5A6177A4" w14:textId="77777777" w:rsidR="00B52CBD" w:rsidRPr="00C15A00" w:rsidRDefault="00B52CBD" w:rsidP="00C15A00">
            <w:pPr>
              <w:snapToGrid w:val="0"/>
              <w:spacing w:after="120" w:line="240" w:lineRule="auto"/>
              <w:rPr>
                <w:iCs/>
                <w:sz w:val="20"/>
                <w:szCs w:val="20"/>
                <w:lang w:val="es-ES_tradnl"/>
                <w:rPrChange w:id="673" w:author="USER" w:date="2022-09-06T15:02:00Z">
                  <w:rPr>
                    <w:iCs/>
                    <w:sz w:val="20"/>
                    <w:szCs w:val="20"/>
                    <w:highlight w:val="yellow"/>
                    <w:lang w:val="es-ES_tradnl"/>
                  </w:rPr>
                </w:rPrChange>
              </w:rPr>
            </w:pPr>
            <w:r w:rsidRPr="00C15A00">
              <w:rPr>
                <w:rPrChange w:id="674" w:author="USER" w:date="2022-09-06T15:02:00Z">
                  <w:rPr>
                    <w:highlight w:val="yellow"/>
                  </w:rPr>
                </w:rPrChange>
              </w:rPr>
              <w:t xml:space="preserve">Imagen de referencia </w:t>
            </w:r>
            <w:r w:rsidRPr="00C15A00">
              <w:fldChar w:fldCharType="begin"/>
            </w:r>
            <w:r w:rsidRPr="00C15A00">
              <w:instrText xml:space="preserve"> HYPERLINK "http://spootmedia.com/wp-content/uploads/2019/02/dhcp.jpg" </w:instrText>
            </w:r>
            <w:r w:rsidRPr="00C15A00">
              <w:fldChar w:fldCharType="separate"/>
            </w:r>
            <w:r w:rsidRPr="00C15A00">
              <w:rPr>
                <w:rStyle w:val="Hipervnculo"/>
                <w:iCs/>
                <w:sz w:val="20"/>
                <w:szCs w:val="20"/>
                <w:lang w:val="es-ES_tradnl"/>
                <w:rPrChange w:id="675" w:author="USER" w:date="2022-09-06T15:02:00Z">
                  <w:rPr>
                    <w:rStyle w:val="Hipervnculo"/>
                    <w:iCs/>
                    <w:sz w:val="20"/>
                    <w:szCs w:val="20"/>
                    <w:highlight w:val="yellow"/>
                    <w:lang w:val="es-ES_tradnl"/>
                  </w:rPr>
                </w:rPrChange>
              </w:rPr>
              <w:t>http://spootmedia.com/wp-content/uploads/2019/02/dhcp.jpg</w:t>
            </w:r>
            <w:r w:rsidRPr="00C15A00">
              <w:rPr>
                <w:rStyle w:val="Hipervnculo"/>
                <w:iCs/>
                <w:sz w:val="20"/>
                <w:szCs w:val="20"/>
                <w:lang w:val="es-ES_tradnl"/>
                <w:rPrChange w:id="676" w:author="USER" w:date="2022-09-06T15:02:00Z">
                  <w:rPr>
                    <w:rStyle w:val="Hipervnculo"/>
                    <w:iCs/>
                    <w:sz w:val="20"/>
                    <w:szCs w:val="20"/>
                    <w:highlight w:val="yellow"/>
                    <w:lang w:val="es-ES_tradnl"/>
                  </w:rPr>
                </w:rPrChange>
              </w:rPr>
              <w:fldChar w:fldCharType="end"/>
            </w:r>
            <w:r w:rsidRPr="00C15A00">
              <w:rPr>
                <w:iCs/>
                <w:sz w:val="20"/>
                <w:szCs w:val="20"/>
                <w:lang w:val="es-ES_tradnl"/>
                <w:rPrChange w:id="677" w:author="USER" w:date="2022-09-06T15:02:00Z">
                  <w:rPr>
                    <w:iCs/>
                    <w:sz w:val="20"/>
                    <w:szCs w:val="20"/>
                    <w:highlight w:val="yellow"/>
                    <w:lang w:val="es-ES_tradnl"/>
                  </w:rPr>
                </w:rPrChange>
              </w:rPr>
              <w:t xml:space="preserve"> </w:t>
            </w:r>
          </w:p>
          <w:p w14:paraId="6F6FF29D" w14:textId="0BE83353" w:rsidR="00FD3C7D" w:rsidRPr="00C15A00" w:rsidRDefault="00B52CBD" w:rsidP="00C15A00">
            <w:pPr>
              <w:widowControl w:val="0"/>
              <w:spacing w:line="240" w:lineRule="auto"/>
              <w:rPr>
                <w:b/>
                <w:lang w:val="es-ES_tradnl"/>
                <w:rPrChange w:id="678" w:author="USER" w:date="2022-09-06T15:02:00Z">
                  <w:rPr>
                    <w:b/>
                    <w:highlight w:val="yellow"/>
                    <w:lang w:val="es-ES_tradnl"/>
                  </w:rPr>
                </w:rPrChange>
              </w:rPr>
            </w:pPr>
            <w:r w:rsidRPr="00C15A00">
              <w:rPr>
                <w:color w:val="000000"/>
                <w:sz w:val="20"/>
                <w:szCs w:val="20"/>
                <w:shd w:val="clear" w:color="auto" w:fill="FFFFFF"/>
                <w:rPrChange w:id="679" w:author="USER" w:date="2022-09-06T15:02:00Z">
                  <w:rPr>
                    <w:color w:val="000000"/>
                    <w:sz w:val="20"/>
                    <w:szCs w:val="20"/>
                    <w:highlight w:val="yellow"/>
                    <w:shd w:val="clear" w:color="auto" w:fill="FFFFFF"/>
                  </w:rPr>
                </w:rPrChange>
              </w:rPr>
              <w:t>228130_i</w:t>
            </w:r>
            <w:r w:rsidR="004914A7" w:rsidRPr="00C15A00">
              <w:rPr>
                <w:color w:val="000000"/>
                <w:sz w:val="20"/>
                <w:szCs w:val="20"/>
                <w:shd w:val="clear" w:color="auto" w:fill="FFFFFF"/>
                <w:rPrChange w:id="680" w:author="USER" w:date="2022-09-06T15:02:00Z">
                  <w:rPr>
                    <w:color w:val="000000"/>
                    <w:sz w:val="20"/>
                    <w:szCs w:val="20"/>
                    <w:highlight w:val="yellow"/>
                    <w:shd w:val="clear" w:color="auto" w:fill="FFFFFF"/>
                  </w:rPr>
                </w:rPrChange>
              </w:rPr>
              <w:t>40</w:t>
            </w:r>
          </w:p>
        </w:tc>
      </w:tr>
      <w:tr w:rsidR="00FD3C7D" w:rsidRPr="00C15A00" w14:paraId="2ECE7FA3" w14:textId="77777777" w:rsidTr="00550CFC">
        <w:trPr>
          <w:trHeight w:val="420"/>
        </w:trPr>
        <w:tc>
          <w:tcPr>
            <w:tcW w:w="1815" w:type="dxa"/>
            <w:shd w:val="clear" w:color="auto" w:fill="auto"/>
            <w:tcMar>
              <w:top w:w="100" w:type="dxa"/>
              <w:left w:w="100" w:type="dxa"/>
              <w:bottom w:w="100" w:type="dxa"/>
              <w:right w:w="100" w:type="dxa"/>
            </w:tcMar>
          </w:tcPr>
          <w:p w14:paraId="1489D334" w14:textId="7D66A1C7" w:rsidR="00FD3C7D" w:rsidRPr="00C15A00" w:rsidRDefault="00FD3C7D" w:rsidP="00C15A00">
            <w:pPr>
              <w:widowControl w:val="0"/>
              <w:spacing w:line="240" w:lineRule="auto"/>
              <w:ind w:right="24"/>
              <w:rPr>
                <w:b/>
              </w:rPr>
            </w:pPr>
            <w:r w:rsidRPr="00C15A00">
              <w:rPr>
                <w:b/>
              </w:rPr>
              <w:t>HTTP</w:t>
            </w:r>
          </w:p>
        </w:tc>
        <w:tc>
          <w:tcPr>
            <w:tcW w:w="9836" w:type="dxa"/>
            <w:shd w:val="clear" w:color="auto" w:fill="auto"/>
            <w:tcMar>
              <w:top w:w="100" w:type="dxa"/>
              <w:left w:w="100" w:type="dxa"/>
              <w:bottom w:w="100" w:type="dxa"/>
              <w:right w:w="100" w:type="dxa"/>
            </w:tcMar>
          </w:tcPr>
          <w:p w14:paraId="0678406B" w14:textId="5A35F565" w:rsidR="00FD3C7D" w:rsidRPr="00C15A00" w:rsidRDefault="00FD3C7D" w:rsidP="00C15A00">
            <w:pPr>
              <w:widowControl w:val="0"/>
              <w:spacing w:line="240" w:lineRule="auto"/>
            </w:pPr>
            <w:r w:rsidRPr="00C15A00">
              <w:t>Es de los más importante</w:t>
            </w:r>
            <w:r w:rsidR="00EA554C" w:rsidRPr="00C15A00">
              <w:t>s,</w:t>
            </w:r>
            <w:r w:rsidRPr="00C15A00">
              <w:t xml:space="preserve"> ya que hace la transferencia de documentos de tipo “Hipertexto”.</w:t>
            </w:r>
            <w:r w:rsidR="00656A07" w:rsidRPr="00C15A00">
              <w:t xml:space="preserve"> (</w:t>
            </w:r>
            <w:proofErr w:type="spellStart"/>
            <w:r w:rsidR="00656A07" w:rsidRPr="00C15A00">
              <w:t>Kurose</w:t>
            </w:r>
            <w:proofErr w:type="spellEnd"/>
            <w:r w:rsidR="00656A07" w:rsidRPr="00C15A00">
              <w:t xml:space="preserve"> et al, 2017).</w:t>
            </w:r>
          </w:p>
        </w:tc>
        <w:tc>
          <w:tcPr>
            <w:tcW w:w="4051" w:type="dxa"/>
            <w:shd w:val="clear" w:color="auto" w:fill="auto"/>
            <w:tcMar>
              <w:top w:w="100" w:type="dxa"/>
              <w:left w:w="100" w:type="dxa"/>
              <w:bottom w:w="100" w:type="dxa"/>
              <w:right w:w="100" w:type="dxa"/>
            </w:tcMar>
          </w:tcPr>
          <w:p w14:paraId="27220455" w14:textId="77777777" w:rsidR="00FD3C7D" w:rsidRPr="00C15A00" w:rsidRDefault="00FD3C7D" w:rsidP="00C15A00">
            <w:pPr>
              <w:snapToGrid w:val="0"/>
              <w:spacing w:after="120" w:line="240" w:lineRule="auto"/>
              <w:jc w:val="center"/>
              <w:rPr>
                <w:i/>
                <w:lang w:val="es-ES_tradnl"/>
                <w:rPrChange w:id="681" w:author="USER" w:date="2022-09-06T15:02:00Z">
                  <w:rPr>
                    <w:i/>
                    <w:highlight w:val="yellow"/>
                    <w:lang w:val="es-ES_tradnl"/>
                  </w:rPr>
                </w:rPrChange>
              </w:rPr>
            </w:pPr>
            <w:r w:rsidRPr="00C15A00">
              <w:rPr>
                <w:i/>
                <w:noProof/>
                <w:lang w:val="es-CO"/>
                <w:rPrChange w:id="682" w:author="USER" w:date="2022-09-06T15:02:00Z">
                  <w:rPr>
                    <w:i/>
                    <w:noProof/>
                    <w:highlight w:val="yellow"/>
                    <w:lang w:val="es-CO"/>
                  </w:rPr>
                </w:rPrChange>
              </w:rPr>
              <w:drawing>
                <wp:inline distT="0" distB="0" distL="0" distR="0" wp14:anchorId="0F086D0F" wp14:editId="514C8BED">
                  <wp:extent cx="3228975" cy="1789911"/>
                  <wp:effectExtent l="0" t="0" r="0" b="1270"/>
                  <wp:docPr id="44" name="Imagen 44" descr="INTERNET -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ERNET - Mind Ma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37312" cy="1794532"/>
                          </a:xfrm>
                          <a:prstGeom prst="rect">
                            <a:avLst/>
                          </a:prstGeom>
                          <a:noFill/>
                          <a:ln>
                            <a:noFill/>
                          </a:ln>
                        </pic:spPr>
                      </pic:pic>
                    </a:graphicData>
                  </a:graphic>
                </wp:inline>
              </w:drawing>
            </w:r>
          </w:p>
          <w:p w14:paraId="3DC9D3F1" w14:textId="77777777" w:rsidR="00B52CBD" w:rsidRPr="00C15A00" w:rsidRDefault="00B52CBD" w:rsidP="00C15A00">
            <w:pPr>
              <w:snapToGrid w:val="0"/>
              <w:spacing w:after="120" w:line="240" w:lineRule="auto"/>
              <w:rPr>
                <w:rPrChange w:id="683" w:author="USER" w:date="2022-09-06T15:02:00Z">
                  <w:rPr>
                    <w:highlight w:val="yellow"/>
                  </w:rPr>
                </w:rPrChange>
              </w:rPr>
            </w:pPr>
            <w:r w:rsidRPr="00C15A00">
              <w:rPr>
                <w:rPrChange w:id="684" w:author="USER" w:date="2022-09-06T15:02:00Z">
                  <w:rPr>
                    <w:highlight w:val="yellow"/>
                  </w:rPr>
                </w:rPrChange>
              </w:rPr>
              <w:t xml:space="preserve">Imagen de referencia </w:t>
            </w:r>
          </w:p>
          <w:p w14:paraId="02D4933B" w14:textId="77777777" w:rsidR="00B52CBD" w:rsidRPr="00C15A00" w:rsidRDefault="00000000" w:rsidP="00C15A00">
            <w:pPr>
              <w:snapToGrid w:val="0"/>
              <w:spacing w:after="120" w:line="240" w:lineRule="auto"/>
              <w:rPr>
                <w:rStyle w:val="Hipervnculo"/>
                <w:iCs/>
                <w:sz w:val="20"/>
                <w:szCs w:val="20"/>
                <w:lang w:val="es-ES_tradnl"/>
                <w:rPrChange w:id="685" w:author="USER" w:date="2022-09-06T15:02:00Z">
                  <w:rPr>
                    <w:rStyle w:val="Hipervnculo"/>
                    <w:iCs/>
                    <w:sz w:val="20"/>
                    <w:szCs w:val="20"/>
                    <w:highlight w:val="yellow"/>
                    <w:lang w:val="es-ES_tradnl"/>
                  </w:rPr>
                </w:rPrChange>
              </w:rPr>
            </w:pPr>
            <w:r w:rsidRPr="00C15A00">
              <w:fldChar w:fldCharType="begin"/>
            </w:r>
            <w:r w:rsidRPr="00C15A00">
              <w:instrText xml:space="preserve"> HYPERLINK "https://user.oc-static.com/upload/2017/05/26/14957903870158_Captura%20de%20pantalla%202017-05-26%20a%20las%2011.14.02.png" </w:instrText>
            </w:r>
            <w:r w:rsidRPr="00C15A00">
              <w:fldChar w:fldCharType="separate"/>
            </w:r>
            <w:r w:rsidR="00B52CBD" w:rsidRPr="00C15A00">
              <w:rPr>
                <w:rStyle w:val="Hipervnculo"/>
                <w:iCs/>
                <w:sz w:val="20"/>
                <w:szCs w:val="20"/>
                <w:lang w:val="es-ES_tradnl"/>
                <w:rPrChange w:id="686" w:author="USER" w:date="2022-09-06T15:02:00Z">
                  <w:rPr>
                    <w:rStyle w:val="Hipervnculo"/>
                    <w:iCs/>
                    <w:sz w:val="20"/>
                    <w:szCs w:val="20"/>
                    <w:highlight w:val="yellow"/>
                    <w:lang w:val="es-ES_tradnl"/>
                  </w:rPr>
                </w:rPrChange>
              </w:rPr>
              <w:t>https://user.oc-static.com/upload/2017/05/26/14957903870158_Captura%20de%20pantalla%202017-05-26%20a%20las%2011.14.02.png</w:t>
            </w:r>
            <w:r w:rsidRPr="00C15A00">
              <w:rPr>
                <w:rStyle w:val="Hipervnculo"/>
                <w:iCs/>
                <w:sz w:val="20"/>
                <w:szCs w:val="20"/>
                <w:lang w:val="es-ES_tradnl"/>
                <w:rPrChange w:id="687" w:author="USER" w:date="2022-09-06T15:02:00Z">
                  <w:rPr>
                    <w:rStyle w:val="Hipervnculo"/>
                    <w:iCs/>
                    <w:sz w:val="20"/>
                    <w:szCs w:val="20"/>
                    <w:highlight w:val="yellow"/>
                    <w:lang w:val="es-ES_tradnl"/>
                  </w:rPr>
                </w:rPrChange>
              </w:rPr>
              <w:fldChar w:fldCharType="end"/>
            </w:r>
          </w:p>
          <w:p w14:paraId="562D9C35" w14:textId="21095618" w:rsidR="00FD3C7D" w:rsidRPr="00C15A00" w:rsidRDefault="00B52CBD" w:rsidP="00C15A00">
            <w:pPr>
              <w:snapToGrid w:val="0"/>
              <w:spacing w:after="120" w:line="240" w:lineRule="auto"/>
              <w:rPr>
                <w:iCs/>
                <w:sz w:val="20"/>
                <w:szCs w:val="20"/>
                <w:lang w:val="es-ES_tradnl"/>
                <w:rPrChange w:id="688" w:author="USER" w:date="2022-09-06T15:02:00Z">
                  <w:rPr>
                    <w:iCs/>
                    <w:sz w:val="20"/>
                    <w:szCs w:val="20"/>
                    <w:highlight w:val="yellow"/>
                    <w:lang w:val="es-ES_tradnl"/>
                  </w:rPr>
                </w:rPrChange>
              </w:rPr>
            </w:pPr>
            <w:r w:rsidRPr="00C15A00">
              <w:rPr>
                <w:color w:val="000000"/>
                <w:sz w:val="20"/>
                <w:szCs w:val="20"/>
                <w:shd w:val="clear" w:color="auto" w:fill="FFFFFF"/>
                <w:rPrChange w:id="689" w:author="USER" w:date="2022-09-06T15:02:00Z">
                  <w:rPr>
                    <w:color w:val="000000"/>
                    <w:sz w:val="20"/>
                    <w:szCs w:val="20"/>
                    <w:highlight w:val="yellow"/>
                    <w:shd w:val="clear" w:color="auto" w:fill="FFFFFF"/>
                  </w:rPr>
                </w:rPrChange>
              </w:rPr>
              <w:t>228130_i</w:t>
            </w:r>
            <w:r w:rsidR="004914A7" w:rsidRPr="00C15A00">
              <w:rPr>
                <w:color w:val="000000"/>
                <w:sz w:val="20"/>
                <w:szCs w:val="20"/>
                <w:shd w:val="clear" w:color="auto" w:fill="FFFFFF"/>
                <w:rPrChange w:id="690" w:author="USER" w:date="2022-09-06T15:02:00Z">
                  <w:rPr>
                    <w:color w:val="000000"/>
                    <w:sz w:val="20"/>
                    <w:szCs w:val="20"/>
                    <w:highlight w:val="yellow"/>
                    <w:shd w:val="clear" w:color="auto" w:fill="FFFFFF"/>
                  </w:rPr>
                </w:rPrChange>
              </w:rPr>
              <w:t>41</w:t>
            </w:r>
          </w:p>
        </w:tc>
      </w:tr>
    </w:tbl>
    <w:p w14:paraId="24EF0FB7" w14:textId="4836588C" w:rsidR="00AD761A" w:rsidRPr="00C15A00" w:rsidRDefault="00B52CBD" w:rsidP="00C15A00">
      <w:pPr>
        <w:snapToGrid w:val="0"/>
        <w:spacing w:after="120" w:line="240" w:lineRule="auto"/>
        <w:rPr>
          <w:lang w:val="es-ES_tradnl"/>
        </w:rPr>
      </w:pPr>
      <w:r w:rsidRPr="00C15A00">
        <w:rPr>
          <w:b/>
          <w:bCs/>
          <w:sz w:val="24"/>
          <w:szCs w:val="24"/>
        </w:rPr>
        <w:t>2. Instalación</w:t>
      </w:r>
    </w:p>
    <w:tbl>
      <w:tblPr>
        <w:tblStyle w:val="Tablaconcuadrcula"/>
        <w:tblW w:w="0" w:type="auto"/>
        <w:tblLook w:val="04A0" w:firstRow="1" w:lastRow="0" w:firstColumn="1" w:lastColumn="0" w:noHBand="0" w:noVBand="1"/>
      </w:tblPr>
      <w:tblGrid>
        <w:gridCol w:w="15690"/>
      </w:tblGrid>
      <w:tr w:rsidR="002438D9" w:rsidRPr="00C15A00" w14:paraId="6A22FF5E" w14:textId="77777777" w:rsidTr="00550CFC">
        <w:trPr>
          <w:trHeight w:val="444"/>
        </w:trPr>
        <w:tc>
          <w:tcPr>
            <w:tcW w:w="15690" w:type="dxa"/>
            <w:shd w:val="clear" w:color="auto" w:fill="8DB3E2" w:themeFill="text2" w:themeFillTint="66"/>
          </w:tcPr>
          <w:p w14:paraId="1B5A16A2" w14:textId="076FA9AF" w:rsidR="002438D9" w:rsidRPr="00C15A00" w:rsidRDefault="00B52CBD" w:rsidP="00C15A00">
            <w:pPr>
              <w:pStyle w:val="Ttulo1"/>
              <w:jc w:val="center"/>
              <w:outlineLvl w:val="0"/>
              <w:rPr>
                <w:sz w:val="22"/>
                <w:szCs w:val="22"/>
              </w:rPr>
            </w:pPr>
            <w:r w:rsidRPr="00C15A00">
              <w:rPr>
                <w:sz w:val="32"/>
                <w:szCs w:val="32"/>
              </w:rPr>
              <w:t>Cuadro de texto</w:t>
            </w:r>
          </w:p>
        </w:tc>
      </w:tr>
      <w:tr w:rsidR="002438D9" w:rsidRPr="00C15A00" w14:paraId="184416F8" w14:textId="77777777" w:rsidTr="00550CFC">
        <w:tc>
          <w:tcPr>
            <w:tcW w:w="15690" w:type="dxa"/>
          </w:tcPr>
          <w:p w14:paraId="229D6983" w14:textId="72890AFE" w:rsidR="002438D9" w:rsidRPr="00C15A00" w:rsidRDefault="00183979" w:rsidP="00C15A00">
            <w:pPr>
              <w:snapToGrid w:val="0"/>
              <w:spacing w:after="120"/>
              <w:rPr>
                <w:color w:val="000000"/>
                <w:lang w:val="es-ES_tradnl"/>
              </w:rPr>
            </w:pPr>
            <w:r w:rsidRPr="00C15A00">
              <w:rPr>
                <w:color w:val="000000"/>
                <w:lang w:val="es-ES_tradnl"/>
              </w:rPr>
              <w:t xml:space="preserve">En </w:t>
            </w:r>
            <w:r w:rsidR="002438D9" w:rsidRPr="00C15A00">
              <w:rPr>
                <w:color w:val="000000"/>
                <w:lang w:val="es-ES_tradnl"/>
              </w:rPr>
              <w:t>el siguiente video</w:t>
            </w:r>
            <w:r w:rsidR="008D6C65" w:rsidRPr="00C15A00">
              <w:rPr>
                <w:color w:val="000000"/>
                <w:lang w:val="es-ES_tradnl"/>
              </w:rPr>
              <w:t xml:space="preserve"> se puede observar </w:t>
            </w:r>
            <w:r w:rsidR="002438D9" w:rsidRPr="00C15A00">
              <w:rPr>
                <w:color w:val="000000"/>
                <w:lang w:val="es-ES_tradnl"/>
              </w:rPr>
              <w:t xml:space="preserve">el proceso de instalación de </w:t>
            </w:r>
            <w:r w:rsidR="002438D9" w:rsidRPr="00C15A00">
              <w:rPr>
                <w:i/>
                <w:iCs/>
                <w:color w:val="000000"/>
                <w:lang w:val="es-ES_tradnl"/>
              </w:rPr>
              <w:t>Windows server</w:t>
            </w:r>
            <w:r w:rsidR="000B4D75" w:rsidRPr="00C15A00">
              <w:rPr>
                <w:i/>
                <w:iCs/>
                <w:color w:val="000000"/>
                <w:lang w:val="es-ES_tradnl"/>
              </w:rPr>
              <w:t xml:space="preserve"> 2016</w:t>
            </w:r>
            <w:r w:rsidR="002438D9" w:rsidRPr="00C15A00">
              <w:rPr>
                <w:color w:val="000000"/>
                <w:lang w:val="es-ES_tradnl"/>
              </w:rPr>
              <w:t xml:space="preserve">, </w:t>
            </w:r>
            <w:r w:rsidR="00E03341" w:rsidRPr="00C15A00">
              <w:rPr>
                <w:color w:val="000000"/>
                <w:lang w:val="es-ES_tradnl"/>
              </w:rPr>
              <w:t xml:space="preserve">es importante prestar </w:t>
            </w:r>
            <w:r w:rsidR="002438D9" w:rsidRPr="00C15A00">
              <w:rPr>
                <w:color w:val="000000"/>
                <w:lang w:val="es-ES_tradnl"/>
              </w:rPr>
              <w:t xml:space="preserve">mucha atención a todos los procedimientos </w:t>
            </w:r>
            <w:r w:rsidR="00880BD3" w:rsidRPr="00C15A00">
              <w:rPr>
                <w:color w:val="000000"/>
                <w:lang w:val="es-ES_tradnl"/>
              </w:rPr>
              <w:t xml:space="preserve">y explicaciones </w:t>
            </w:r>
            <w:r w:rsidR="002438D9" w:rsidRPr="00C15A00">
              <w:rPr>
                <w:color w:val="000000"/>
                <w:lang w:val="es-ES_tradnl"/>
              </w:rPr>
              <w:t>que se detallan</w:t>
            </w:r>
            <w:r w:rsidR="004165EF" w:rsidRPr="00C15A00">
              <w:rPr>
                <w:color w:val="000000"/>
                <w:lang w:val="es-ES_tradnl"/>
              </w:rPr>
              <w:t xml:space="preserve"> en </w:t>
            </w:r>
            <w:r w:rsidR="00880BD3" w:rsidRPr="00C15A00">
              <w:rPr>
                <w:color w:val="000000"/>
                <w:lang w:val="es-ES_tradnl"/>
              </w:rPr>
              <w:t>allí</w:t>
            </w:r>
            <w:r w:rsidR="002438D9" w:rsidRPr="00C15A00">
              <w:rPr>
                <w:color w:val="000000"/>
                <w:lang w:val="es-ES_tradnl"/>
              </w:rPr>
              <w:t>:</w:t>
            </w:r>
          </w:p>
          <w:commentRangeStart w:id="691"/>
          <w:p w14:paraId="00BE1BFB" w14:textId="28D1A1BB" w:rsidR="002438D9" w:rsidRPr="00C15A00" w:rsidRDefault="002438D9" w:rsidP="00C15A00">
            <w:pPr>
              <w:snapToGrid w:val="0"/>
              <w:spacing w:after="120"/>
              <w:ind w:left="3849"/>
              <w:rPr>
                <w:b/>
                <w:color w:val="000000"/>
                <w:lang w:val="es-ES_tradnl"/>
              </w:rPr>
            </w:pPr>
            <w:r w:rsidRPr="00C15A00">
              <w:rPr>
                <w:noProof/>
                <w:lang w:val="es-CO"/>
              </w:rPr>
              <mc:AlternateContent>
                <mc:Choice Requires="wps">
                  <w:drawing>
                    <wp:inline distT="0" distB="0" distL="0" distR="0" wp14:anchorId="7EE1A053" wp14:editId="30D0941A">
                      <wp:extent cx="5438775" cy="781050"/>
                      <wp:effectExtent l="76200" t="57150" r="85725" b="95250"/>
                      <wp:docPr id="14" name="Rectángulo 14"/>
                      <wp:cNvGraphicFramePr/>
                      <a:graphic xmlns:a="http://schemas.openxmlformats.org/drawingml/2006/main">
                        <a:graphicData uri="http://schemas.microsoft.com/office/word/2010/wordprocessingShape">
                          <wps:wsp>
                            <wps:cNvSpPr/>
                            <wps:spPr>
                              <a:xfrm>
                                <a:off x="0" y="0"/>
                                <a:ext cx="5438775" cy="78105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EF37BA8" w14:textId="55AB5111" w:rsidR="00BD7376" w:rsidRPr="001454B7" w:rsidRDefault="00BD7376" w:rsidP="002438D9">
                                  <w:pPr>
                                    <w:jc w:val="center"/>
                                    <w:rPr>
                                      <w:b/>
                                      <w:bCs/>
                                      <w:lang w:val="es-ES"/>
                                    </w:rPr>
                                  </w:pPr>
                                  <w:r>
                                    <w:rPr>
                                      <w:b/>
                                      <w:bCs/>
                                      <w:lang w:val="es-ES"/>
                                    </w:rPr>
                                    <w:t>Video experto</w:t>
                                  </w:r>
                                </w:p>
                                <w:p w14:paraId="6DDBC18E" w14:textId="7E0493A9" w:rsidR="00BD7376" w:rsidRPr="001454B7" w:rsidRDefault="00BD7376" w:rsidP="002438D9">
                                  <w:pPr>
                                    <w:jc w:val="center"/>
                                    <w:rPr>
                                      <w:b/>
                                      <w:bCs/>
                                      <w:lang w:val="es-ES"/>
                                    </w:rPr>
                                  </w:pPr>
                                  <w:r w:rsidRPr="001454B7">
                                    <w:rPr>
                                      <w:b/>
                                      <w:bCs/>
                                      <w:lang w:val="es-ES"/>
                                    </w:rPr>
                                    <w:t>CF0</w:t>
                                  </w:r>
                                  <w:r>
                                    <w:rPr>
                                      <w:b/>
                                      <w:bCs/>
                                      <w:lang w:val="es-ES"/>
                                    </w:rPr>
                                    <w:t>8</w:t>
                                  </w:r>
                                  <w:r w:rsidRPr="001454B7">
                                    <w:rPr>
                                      <w:b/>
                                      <w:bCs/>
                                      <w:lang w:val="es-ES"/>
                                    </w:rPr>
                                    <w:t>_In</w:t>
                                  </w:r>
                                  <w:r>
                                    <w:rPr>
                                      <w:b/>
                                      <w:bCs/>
                                      <w:lang w:val="es-ES"/>
                                    </w:rPr>
                                    <w:t>stalación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EE1A053" id="Rectángulo 14" o:spid="_x0000_s1031" style="width:428.25pt;height:6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" fillcolor="#f79646 [3209]" strokecolor="white [3201]" strokeweight="3pt">
                      <v:shadow on="t" color="black" opacity="24903f" origin=",.5" offset="0,.55556mm"/>
                      <v:textbox>
                        <w:txbxContent>
                          <w:p w14:paraId="4EF37BA8" w14:textId="55AB5111" w:rsidR="00BD7376" w:rsidRPr="001454B7" w:rsidRDefault="00BD7376" w:rsidP="002438D9">
                            <w:pPr>
                              <w:jc w:val="center"/>
                              <w:rPr>
                                <w:b/>
                                <w:bCs/>
                                <w:lang w:val="es-ES"/>
                              </w:rPr>
                            </w:pPr>
                            <w:r>
                              <w:rPr>
                                <w:b/>
                                <w:bCs/>
                                <w:lang w:val="es-ES"/>
                              </w:rPr>
                              <w:t>Video experto</w:t>
                            </w:r>
                          </w:p>
                          <w:p w14:paraId="6DDBC18E" w14:textId="7E0493A9" w:rsidR="00BD7376" w:rsidRPr="001454B7" w:rsidRDefault="00BD7376" w:rsidP="002438D9">
                            <w:pPr>
                              <w:jc w:val="center"/>
                              <w:rPr>
                                <w:b/>
                                <w:bCs/>
                                <w:lang w:val="es-ES"/>
                              </w:rPr>
                            </w:pPr>
                            <w:r w:rsidRPr="001454B7">
                              <w:rPr>
                                <w:b/>
                                <w:bCs/>
                                <w:lang w:val="es-ES"/>
                              </w:rPr>
                              <w:t>CF0</w:t>
                            </w:r>
                            <w:r>
                              <w:rPr>
                                <w:b/>
                                <w:bCs/>
                                <w:lang w:val="es-ES"/>
                              </w:rPr>
                              <w:t>8</w:t>
                            </w:r>
                            <w:r w:rsidRPr="001454B7">
                              <w:rPr>
                                <w:b/>
                                <w:bCs/>
                                <w:lang w:val="es-ES"/>
                              </w:rPr>
                              <w:t>_In</w:t>
                            </w:r>
                            <w:r>
                              <w:rPr>
                                <w:b/>
                                <w:bCs/>
                                <w:lang w:val="es-ES"/>
                              </w:rPr>
                              <w:t>stalación</w:t>
                            </w:r>
                          </w:p>
                        </w:txbxContent>
                      </v:textbox>
                      <w10:anchorlock/>
                    </v:rect>
                  </w:pict>
                </mc:Fallback>
              </mc:AlternateContent>
            </w:r>
            <w:commentRangeEnd w:id="691"/>
            <w:r w:rsidRPr="00C15A00">
              <w:rPr>
                <w:rStyle w:val="Refdecomentario"/>
              </w:rPr>
              <w:commentReference w:id="691"/>
            </w:r>
          </w:p>
        </w:tc>
      </w:tr>
    </w:tbl>
    <w:p w14:paraId="1E741420" w14:textId="3FD49420" w:rsidR="002438D9" w:rsidRPr="00C15A00" w:rsidRDefault="002438D9" w:rsidP="00C15A00">
      <w:pPr>
        <w:snapToGrid w:val="0"/>
        <w:spacing w:after="120" w:line="240" w:lineRule="auto"/>
      </w:pPr>
    </w:p>
    <w:p w14:paraId="5943621F" w14:textId="09181894" w:rsidR="00970FF8" w:rsidRPr="00C15A00" w:rsidRDefault="00970FF8" w:rsidP="00C15A00">
      <w:pPr>
        <w:snapToGrid w:val="0"/>
        <w:spacing w:after="120" w:line="240" w:lineRule="auto"/>
      </w:pPr>
    </w:p>
    <w:tbl>
      <w:tblPr>
        <w:tblStyle w:val="26"/>
        <w:tblW w:w="1444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5"/>
        <w:gridCol w:w="3525"/>
        <w:gridCol w:w="2070"/>
        <w:gridCol w:w="4815"/>
        <w:gridCol w:w="2554"/>
      </w:tblGrid>
      <w:tr w:rsidR="00970FF8" w:rsidRPr="00C15A00" w14:paraId="30FA1F29" w14:textId="77777777" w:rsidTr="00BD7376">
        <w:trPr>
          <w:trHeight w:val="460"/>
        </w:trPr>
        <w:tc>
          <w:tcPr>
            <w:tcW w:w="1485" w:type="dxa"/>
            <w:shd w:val="clear" w:color="auto" w:fill="C9DAF8"/>
            <w:tcMar>
              <w:top w:w="100" w:type="dxa"/>
              <w:left w:w="100" w:type="dxa"/>
              <w:bottom w:w="100" w:type="dxa"/>
              <w:right w:w="100" w:type="dxa"/>
            </w:tcMar>
          </w:tcPr>
          <w:p w14:paraId="7CC18F0D" w14:textId="77777777" w:rsidR="00970FF8" w:rsidRPr="00C15A00" w:rsidRDefault="00970FF8" w:rsidP="00C15A00">
            <w:pPr>
              <w:widowControl w:val="0"/>
              <w:spacing w:line="240" w:lineRule="auto"/>
              <w:jc w:val="center"/>
              <w:rPr>
                <w:b/>
                <w:sz w:val="26"/>
                <w:szCs w:val="26"/>
                <w:rPrChange w:id="692" w:author="USER" w:date="2022-09-06T15:02:00Z">
                  <w:rPr>
                    <w:b/>
                    <w:sz w:val="26"/>
                    <w:szCs w:val="26"/>
                    <w:highlight w:val="yellow"/>
                  </w:rPr>
                </w:rPrChange>
              </w:rPr>
            </w:pPr>
            <w:r w:rsidRPr="00C15A00">
              <w:rPr>
                <w:b/>
                <w:sz w:val="26"/>
                <w:szCs w:val="26"/>
                <w:rPrChange w:id="693" w:author="USER" w:date="2022-09-06T15:02:00Z">
                  <w:rPr>
                    <w:b/>
                    <w:sz w:val="26"/>
                    <w:szCs w:val="26"/>
                    <w:highlight w:val="yellow"/>
                  </w:rPr>
                </w:rPrChange>
              </w:rPr>
              <w:t>Tipo de recurso</w:t>
            </w:r>
          </w:p>
        </w:tc>
        <w:tc>
          <w:tcPr>
            <w:tcW w:w="12964" w:type="dxa"/>
            <w:gridSpan w:val="4"/>
            <w:shd w:val="clear" w:color="auto" w:fill="C9DAF8"/>
            <w:tcMar>
              <w:top w:w="100" w:type="dxa"/>
              <w:left w:w="100" w:type="dxa"/>
              <w:bottom w:w="100" w:type="dxa"/>
              <w:right w:w="100" w:type="dxa"/>
            </w:tcMar>
          </w:tcPr>
          <w:p w14:paraId="2899D7D7" w14:textId="77777777" w:rsidR="00970FF8" w:rsidRPr="00C15A00" w:rsidRDefault="00970FF8" w:rsidP="00C15A00">
            <w:pPr>
              <w:pStyle w:val="Ttulo"/>
              <w:widowControl w:val="0"/>
              <w:spacing w:line="240" w:lineRule="auto"/>
              <w:jc w:val="center"/>
              <w:rPr>
                <w:sz w:val="38"/>
                <w:szCs w:val="38"/>
                <w:rPrChange w:id="694" w:author="USER" w:date="2022-09-06T15:02:00Z">
                  <w:rPr>
                    <w:sz w:val="38"/>
                    <w:szCs w:val="38"/>
                    <w:highlight w:val="yellow"/>
                  </w:rPr>
                </w:rPrChange>
              </w:rPr>
            </w:pPr>
            <w:r w:rsidRPr="00C15A00">
              <w:rPr>
                <w:sz w:val="38"/>
                <w:szCs w:val="38"/>
                <w:rPrChange w:id="695" w:author="USER" w:date="2022-09-06T15:02:00Z">
                  <w:rPr>
                    <w:sz w:val="38"/>
                    <w:szCs w:val="38"/>
                    <w:highlight w:val="yellow"/>
                  </w:rPr>
                </w:rPrChange>
              </w:rPr>
              <w:t>Video clase/tutorial</w:t>
            </w:r>
          </w:p>
        </w:tc>
      </w:tr>
      <w:tr w:rsidR="00970FF8" w:rsidRPr="00C15A00" w14:paraId="42C98705" w14:textId="77777777" w:rsidTr="00BD7376">
        <w:trPr>
          <w:trHeight w:val="460"/>
        </w:trPr>
        <w:tc>
          <w:tcPr>
            <w:tcW w:w="1485" w:type="dxa"/>
            <w:shd w:val="clear" w:color="auto" w:fill="C9DAF8"/>
            <w:tcMar>
              <w:top w:w="100" w:type="dxa"/>
              <w:left w:w="100" w:type="dxa"/>
              <w:bottom w:w="100" w:type="dxa"/>
              <w:right w:w="100" w:type="dxa"/>
            </w:tcMar>
          </w:tcPr>
          <w:p w14:paraId="068A2963" w14:textId="77777777" w:rsidR="00970FF8" w:rsidRPr="00C15A00" w:rsidRDefault="00970FF8" w:rsidP="00C15A00">
            <w:pPr>
              <w:widowControl w:val="0"/>
              <w:spacing w:line="240" w:lineRule="auto"/>
              <w:jc w:val="center"/>
              <w:rPr>
                <w:b/>
                <w:sz w:val="26"/>
                <w:szCs w:val="26"/>
                <w:rPrChange w:id="696" w:author="USER" w:date="2022-09-06T15:02:00Z">
                  <w:rPr>
                    <w:b/>
                    <w:sz w:val="26"/>
                    <w:szCs w:val="26"/>
                    <w:highlight w:val="yellow"/>
                  </w:rPr>
                </w:rPrChange>
              </w:rPr>
            </w:pPr>
            <w:r w:rsidRPr="00C15A00">
              <w:rPr>
                <w:b/>
                <w:sz w:val="26"/>
                <w:szCs w:val="26"/>
                <w:rPrChange w:id="697" w:author="USER" w:date="2022-09-06T15:02:00Z">
                  <w:rPr>
                    <w:b/>
                    <w:sz w:val="26"/>
                    <w:szCs w:val="26"/>
                    <w:highlight w:val="yellow"/>
                  </w:rPr>
                </w:rPrChange>
              </w:rPr>
              <w:t>NOTA</w:t>
            </w:r>
          </w:p>
        </w:tc>
        <w:tc>
          <w:tcPr>
            <w:tcW w:w="12964" w:type="dxa"/>
            <w:gridSpan w:val="4"/>
            <w:shd w:val="clear" w:color="auto" w:fill="C9DAF8"/>
            <w:tcMar>
              <w:top w:w="100" w:type="dxa"/>
              <w:left w:w="100" w:type="dxa"/>
              <w:bottom w:w="100" w:type="dxa"/>
              <w:right w:w="100" w:type="dxa"/>
            </w:tcMar>
          </w:tcPr>
          <w:p w14:paraId="7D6264FF" w14:textId="77777777" w:rsidR="00970FF8" w:rsidRPr="00C15A00" w:rsidRDefault="00970FF8" w:rsidP="00C15A00">
            <w:pPr>
              <w:widowControl w:val="0"/>
              <w:spacing w:line="240" w:lineRule="auto"/>
              <w:jc w:val="center"/>
              <w:rPr>
                <w:b/>
                <w:sz w:val="26"/>
                <w:szCs w:val="26"/>
                <w:rPrChange w:id="698" w:author="USER" w:date="2022-09-06T15:02:00Z">
                  <w:rPr>
                    <w:b/>
                    <w:sz w:val="26"/>
                    <w:szCs w:val="26"/>
                    <w:highlight w:val="yellow"/>
                  </w:rPr>
                </w:rPrChange>
              </w:rPr>
            </w:pPr>
            <w:r w:rsidRPr="00C15A00">
              <w:rPr>
                <w:b/>
                <w:sz w:val="26"/>
                <w:szCs w:val="26"/>
                <w:rPrChange w:id="699" w:author="USER" w:date="2022-09-06T15:02:00Z">
                  <w:rPr>
                    <w:b/>
                    <w:sz w:val="26"/>
                    <w:szCs w:val="26"/>
                    <w:highlight w:val="yellow"/>
                  </w:rPr>
                </w:rPrChange>
              </w:rPr>
              <w:t>La totalidad del texto locutado para el video no debe superar las 500 palabras aproximadamente</w:t>
            </w:r>
          </w:p>
        </w:tc>
      </w:tr>
      <w:tr w:rsidR="00970FF8" w:rsidRPr="00C15A00" w14:paraId="7395EF75" w14:textId="77777777" w:rsidTr="00BD7376">
        <w:trPr>
          <w:trHeight w:val="420"/>
        </w:trPr>
        <w:tc>
          <w:tcPr>
            <w:tcW w:w="1485" w:type="dxa"/>
            <w:shd w:val="clear" w:color="auto" w:fill="auto"/>
            <w:tcMar>
              <w:top w:w="100" w:type="dxa"/>
              <w:left w:w="100" w:type="dxa"/>
              <w:bottom w:w="100" w:type="dxa"/>
              <w:right w:w="100" w:type="dxa"/>
            </w:tcMar>
          </w:tcPr>
          <w:p w14:paraId="484D925F" w14:textId="77777777" w:rsidR="00970FF8" w:rsidRPr="00C15A00" w:rsidRDefault="00970FF8" w:rsidP="00C15A00">
            <w:pPr>
              <w:widowControl w:val="0"/>
              <w:spacing w:line="240" w:lineRule="auto"/>
              <w:rPr>
                <w:b/>
                <w:rPrChange w:id="700" w:author="USER" w:date="2022-09-06T15:02:00Z">
                  <w:rPr>
                    <w:b/>
                    <w:highlight w:val="yellow"/>
                  </w:rPr>
                </w:rPrChange>
              </w:rPr>
            </w:pPr>
            <w:r w:rsidRPr="00C15A00">
              <w:rPr>
                <w:b/>
                <w:rPrChange w:id="701" w:author="USER" w:date="2022-09-06T15:02:00Z">
                  <w:rPr>
                    <w:b/>
                    <w:highlight w:val="yellow"/>
                  </w:rPr>
                </w:rPrChange>
              </w:rPr>
              <w:t xml:space="preserve">Título </w:t>
            </w:r>
          </w:p>
        </w:tc>
        <w:tc>
          <w:tcPr>
            <w:tcW w:w="12964" w:type="dxa"/>
            <w:gridSpan w:val="4"/>
            <w:shd w:val="clear" w:color="auto" w:fill="auto"/>
            <w:tcMar>
              <w:top w:w="100" w:type="dxa"/>
              <w:left w:w="100" w:type="dxa"/>
              <w:bottom w:w="100" w:type="dxa"/>
              <w:right w:w="100" w:type="dxa"/>
            </w:tcMar>
          </w:tcPr>
          <w:p w14:paraId="62F53242" w14:textId="710F49A4" w:rsidR="00970FF8" w:rsidRPr="00C15A00" w:rsidRDefault="00970FF8" w:rsidP="00C15A00">
            <w:pPr>
              <w:widowControl w:val="0"/>
              <w:spacing w:line="240" w:lineRule="auto"/>
              <w:rPr>
                <w:color w:val="999999"/>
                <w:rPrChange w:id="702" w:author="USER" w:date="2022-09-06T15:02:00Z">
                  <w:rPr>
                    <w:color w:val="999999"/>
                    <w:highlight w:val="yellow"/>
                  </w:rPr>
                </w:rPrChange>
              </w:rPr>
            </w:pPr>
            <w:r w:rsidRPr="00C15A00">
              <w:rPr>
                <w:rPrChange w:id="703" w:author="USER" w:date="2022-09-06T15:02:00Z">
                  <w:rPr>
                    <w:highlight w:val="yellow"/>
                  </w:rPr>
                </w:rPrChange>
              </w:rPr>
              <w:t>Instalación Windows server 2016</w:t>
            </w:r>
          </w:p>
        </w:tc>
      </w:tr>
      <w:tr w:rsidR="00970FF8" w:rsidRPr="00C15A00" w14:paraId="47AA0B69" w14:textId="77777777" w:rsidTr="00BD7376">
        <w:tc>
          <w:tcPr>
            <w:tcW w:w="1485" w:type="dxa"/>
            <w:shd w:val="clear" w:color="auto" w:fill="auto"/>
            <w:tcMar>
              <w:top w:w="100" w:type="dxa"/>
              <w:left w:w="100" w:type="dxa"/>
              <w:bottom w:w="100" w:type="dxa"/>
              <w:right w:w="100" w:type="dxa"/>
            </w:tcMar>
          </w:tcPr>
          <w:p w14:paraId="5A104168" w14:textId="77777777" w:rsidR="00970FF8" w:rsidRPr="00C15A00" w:rsidRDefault="00970FF8" w:rsidP="00C15A00">
            <w:pPr>
              <w:widowControl w:val="0"/>
              <w:spacing w:line="240" w:lineRule="auto"/>
              <w:rPr>
                <w:b/>
                <w:rPrChange w:id="704" w:author="USER" w:date="2022-09-06T15:02:00Z">
                  <w:rPr>
                    <w:b/>
                    <w:highlight w:val="yellow"/>
                  </w:rPr>
                </w:rPrChange>
              </w:rPr>
            </w:pPr>
            <w:r w:rsidRPr="00C15A00">
              <w:rPr>
                <w:b/>
                <w:rPrChange w:id="705" w:author="USER" w:date="2022-09-06T15:02:00Z">
                  <w:rPr>
                    <w:b/>
                    <w:highlight w:val="yellow"/>
                  </w:rPr>
                </w:rPrChange>
              </w:rPr>
              <w:t>Escena</w:t>
            </w:r>
          </w:p>
        </w:tc>
        <w:tc>
          <w:tcPr>
            <w:tcW w:w="3525" w:type="dxa"/>
            <w:shd w:val="clear" w:color="auto" w:fill="auto"/>
            <w:tcMar>
              <w:top w:w="100" w:type="dxa"/>
              <w:left w:w="100" w:type="dxa"/>
              <w:bottom w:w="100" w:type="dxa"/>
              <w:right w:w="100" w:type="dxa"/>
            </w:tcMar>
          </w:tcPr>
          <w:p w14:paraId="3CAA0DD2" w14:textId="77777777" w:rsidR="00970FF8" w:rsidRPr="00C15A00" w:rsidRDefault="00970FF8" w:rsidP="00C15A00">
            <w:pPr>
              <w:widowControl w:val="0"/>
              <w:spacing w:line="240" w:lineRule="auto"/>
              <w:jc w:val="center"/>
              <w:rPr>
                <w:b/>
                <w:rPrChange w:id="706" w:author="USER" w:date="2022-09-06T15:02:00Z">
                  <w:rPr>
                    <w:b/>
                    <w:highlight w:val="yellow"/>
                  </w:rPr>
                </w:rPrChange>
              </w:rPr>
            </w:pPr>
            <w:r w:rsidRPr="00C15A00">
              <w:rPr>
                <w:b/>
                <w:rPrChange w:id="707" w:author="USER" w:date="2022-09-06T15:02:00Z">
                  <w:rPr>
                    <w:b/>
                    <w:highlight w:val="yellow"/>
                  </w:rPr>
                </w:rPrChange>
              </w:rPr>
              <w:t>Imagen</w:t>
            </w:r>
          </w:p>
        </w:tc>
        <w:tc>
          <w:tcPr>
            <w:tcW w:w="2070" w:type="dxa"/>
            <w:shd w:val="clear" w:color="auto" w:fill="auto"/>
            <w:tcMar>
              <w:top w:w="100" w:type="dxa"/>
              <w:left w:w="100" w:type="dxa"/>
              <w:bottom w:w="100" w:type="dxa"/>
              <w:right w:w="100" w:type="dxa"/>
            </w:tcMar>
          </w:tcPr>
          <w:p w14:paraId="62E0FF5D" w14:textId="77777777" w:rsidR="00970FF8" w:rsidRPr="00C15A00" w:rsidRDefault="00970FF8" w:rsidP="00C15A00">
            <w:pPr>
              <w:widowControl w:val="0"/>
              <w:spacing w:line="240" w:lineRule="auto"/>
              <w:jc w:val="center"/>
              <w:rPr>
                <w:b/>
                <w:rPrChange w:id="708" w:author="USER" w:date="2022-09-06T15:02:00Z">
                  <w:rPr>
                    <w:b/>
                    <w:highlight w:val="yellow"/>
                  </w:rPr>
                </w:rPrChange>
              </w:rPr>
            </w:pPr>
            <w:r w:rsidRPr="00C15A00">
              <w:rPr>
                <w:b/>
                <w:rPrChange w:id="709" w:author="USER" w:date="2022-09-06T15:02:00Z">
                  <w:rPr>
                    <w:b/>
                    <w:highlight w:val="yellow"/>
                  </w:rPr>
                </w:rPrChange>
              </w:rPr>
              <w:t>Sonido</w:t>
            </w:r>
          </w:p>
        </w:tc>
        <w:tc>
          <w:tcPr>
            <w:tcW w:w="4815" w:type="dxa"/>
            <w:shd w:val="clear" w:color="auto" w:fill="auto"/>
            <w:tcMar>
              <w:top w:w="100" w:type="dxa"/>
              <w:left w:w="100" w:type="dxa"/>
              <w:bottom w:w="100" w:type="dxa"/>
              <w:right w:w="100" w:type="dxa"/>
            </w:tcMar>
          </w:tcPr>
          <w:p w14:paraId="6CB176F6" w14:textId="77777777" w:rsidR="00970FF8" w:rsidRPr="00C15A00" w:rsidRDefault="00970FF8" w:rsidP="00C15A00">
            <w:pPr>
              <w:widowControl w:val="0"/>
              <w:spacing w:line="240" w:lineRule="auto"/>
              <w:jc w:val="center"/>
              <w:rPr>
                <w:b/>
                <w:rPrChange w:id="710" w:author="USER" w:date="2022-09-06T15:02:00Z">
                  <w:rPr>
                    <w:b/>
                    <w:highlight w:val="yellow"/>
                  </w:rPr>
                </w:rPrChange>
              </w:rPr>
            </w:pPr>
            <w:r w:rsidRPr="00C15A00">
              <w:rPr>
                <w:b/>
                <w:rPrChange w:id="711" w:author="USER" w:date="2022-09-06T15:02:00Z">
                  <w:rPr>
                    <w:b/>
                    <w:highlight w:val="yellow"/>
                  </w:rPr>
                </w:rPrChange>
              </w:rPr>
              <w:t>Narración</w:t>
            </w:r>
          </w:p>
        </w:tc>
        <w:tc>
          <w:tcPr>
            <w:tcW w:w="2554" w:type="dxa"/>
            <w:shd w:val="clear" w:color="auto" w:fill="auto"/>
            <w:tcMar>
              <w:top w:w="100" w:type="dxa"/>
              <w:left w:w="100" w:type="dxa"/>
              <w:bottom w:w="100" w:type="dxa"/>
              <w:right w:w="100" w:type="dxa"/>
            </w:tcMar>
          </w:tcPr>
          <w:p w14:paraId="6F2DB5F3" w14:textId="77777777" w:rsidR="00970FF8" w:rsidRPr="00C15A00" w:rsidRDefault="00970FF8" w:rsidP="00C15A00">
            <w:pPr>
              <w:widowControl w:val="0"/>
              <w:spacing w:line="240" w:lineRule="auto"/>
              <w:jc w:val="center"/>
              <w:rPr>
                <w:b/>
                <w:rPrChange w:id="712" w:author="USER" w:date="2022-09-06T15:02:00Z">
                  <w:rPr>
                    <w:b/>
                    <w:highlight w:val="yellow"/>
                  </w:rPr>
                </w:rPrChange>
              </w:rPr>
            </w:pPr>
            <w:r w:rsidRPr="00C15A00">
              <w:rPr>
                <w:b/>
                <w:rPrChange w:id="713" w:author="USER" w:date="2022-09-06T15:02:00Z">
                  <w:rPr>
                    <w:b/>
                    <w:highlight w:val="yellow"/>
                  </w:rPr>
                </w:rPrChange>
              </w:rPr>
              <w:t xml:space="preserve">Texto </w:t>
            </w:r>
          </w:p>
        </w:tc>
      </w:tr>
      <w:tr w:rsidR="00970FF8" w:rsidRPr="00C15A00" w14:paraId="14FF75D7" w14:textId="77777777" w:rsidTr="00BD7376">
        <w:tc>
          <w:tcPr>
            <w:tcW w:w="1485" w:type="dxa"/>
            <w:shd w:val="clear" w:color="auto" w:fill="auto"/>
            <w:tcMar>
              <w:top w:w="100" w:type="dxa"/>
              <w:left w:w="100" w:type="dxa"/>
              <w:bottom w:w="100" w:type="dxa"/>
              <w:right w:w="100" w:type="dxa"/>
            </w:tcMar>
          </w:tcPr>
          <w:p w14:paraId="618496C8" w14:textId="77777777" w:rsidR="00970FF8" w:rsidRPr="00C15A00" w:rsidRDefault="00970FF8" w:rsidP="00C15A00">
            <w:pPr>
              <w:widowControl w:val="0"/>
              <w:spacing w:line="240" w:lineRule="auto"/>
              <w:rPr>
                <w:b/>
                <w:rPrChange w:id="714" w:author="USER" w:date="2022-09-06T15:02:00Z">
                  <w:rPr>
                    <w:b/>
                    <w:highlight w:val="yellow"/>
                  </w:rPr>
                </w:rPrChange>
              </w:rPr>
            </w:pPr>
            <w:r w:rsidRPr="00C15A00">
              <w:rPr>
                <w:b/>
                <w:rPrChange w:id="715" w:author="USER" w:date="2022-09-06T15:02:00Z">
                  <w:rPr>
                    <w:b/>
                    <w:highlight w:val="yellow"/>
                  </w:rPr>
                </w:rPrChange>
              </w:rPr>
              <w:t>00:13:00</w:t>
            </w:r>
          </w:p>
        </w:tc>
        <w:tc>
          <w:tcPr>
            <w:tcW w:w="3525" w:type="dxa"/>
            <w:shd w:val="clear" w:color="auto" w:fill="auto"/>
            <w:tcMar>
              <w:top w:w="100" w:type="dxa"/>
              <w:left w:w="100" w:type="dxa"/>
              <w:bottom w:w="100" w:type="dxa"/>
              <w:right w:w="100" w:type="dxa"/>
            </w:tcMar>
          </w:tcPr>
          <w:p w14:paraId="3699561E" w14:textId="77777777" w:rsidR="00970FF8" w:rsidRPr="00C15A00" w:rsidRDefault="00970FF8" w:rsidP="00C15A00">
            <w:pPr>
              <w:widowControl w:val="0"/>
              <w:spacing w:line="240" w:lineRule="auto"/>
              <w:rPr>
                <w:color w:val="999999"/>
                <w:rPrChange w:id="716" w:author="USER" w:date="2022-09-06T15:02:00Z">
                  <w:rPr>
                    <w:color w:val="999999"/>
                    <w:highlight w:val="yellow"/>
                  </w:rPr>
                </w:rPrChange>
              </w:rPr>
            </w:pPr>
            <w:r w:rsidRPr="00C15A00">
              <w:rPr>
                <w:rPrChange w:id="717" w:author="USER" w:date="2022-09-06T15:02:00Z">
                  <w:rPr>
                    <w:highlight w:val="yellow"/>
                  </w:rPr>
                </w:rPrChange>
              </w:rPr>
              <w:t>Se habla de la instalación de Windows server 1016, mostrar imagen al respecto</w:t>
            </w:r>
            <w:r w:rsidRPr="00C15A00">
              <w:rPr>
                <w:color w:val="999999"/>
                <w:rPrChange w:id="718" w:author="USER" w:date="2022-09-06T15:02:00Z">
                  <w:rPr>
                    <w:color w:val="999999"/>
                    <w:highlight w:val="yellow"/>
                  </w:rPr>
                </w:rPrChange>
              </w:rPr>
              <w:t>.</w:t>
            </w:r>
          </w:p>
          <w:p w14:paraId="3389801C" w14:textId="77777777" w:rsidR="00970FF8" w:rsidRPr="00C15A00" w:rsidRDefault="00970FF8" w:rsidP="00C15A00">
            <w:pPr>
              <w:widowControl w:val="0"/>
              <w:spacing w:line="240" w:lineRule="auto"/>
              <w:rPr>
                <w:color w:val="999999"/>
                <w:rPrChange w:id="719" w:author="USER" w:date="2022-09-06T15:02:00Z">
                  <w:rPr>
                    <w:color w:val="999999"/>
                    <w:highlight w:val="yellow"/>
                  </w:rPr>
                </w:rPrChange>
              </w:rPr>
            </w:pPr>
            <w:r w:rsidRPr="00C15A00">
              <w:rPr>
                <w:noProof/>
                <w:lang w:val="es-CO"/>
                <w:rPrChange w:id="720" w:author="USER" w:date="2022-09-06T15:02:00Z">
                  <w:rPr>
                    <w:noProof/>
                    <w:highlight w:val="yellow"/>
                    <w:lang w:val="es-CO"/>
                  </w:rPr>
                </w:rPrChange>
              </w:rPr>
              <w:drawing>
                <wp:inline distT="0" distB="0" distL="0" distR="0" wp14:anchorId="674DC796" wp14:editId="2DEEA5B4">
                  <wp:extent cx="1896804" cy="842010"/>
                  <wp:effectExtent l="0" t="0" r="8255" b="0"/>
                  <wp:docPr id="19" name="Imagen 19" descr="Windows Server 2016 ⚡ Diferencias entre cada ver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indows Server 2016 ⚡ Diferencias entre cada versión."/>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98479" cy="842754"/>
                          </a:xfrm>
                          <a:prstGeom prst="rect">
                            <a:avLst/>
                          </a:prstGeom>
                          <a:noFill/>
                          <a:ln>
                            <a:noFill/>
                          </a:ln>
                        </pic:spPr>
                      </pic:pic>
                    </a:graphicData>
                  </a:graphic>
                </wp:inline>
              </w:drawing>
            </w:r>
          </w:p>
          <w:p w14:paraId="3D048964" w14:textId="77777777" w:rsidR="00970FF8" w:rsidRPr="00C15A00" w:rsidRDefault="00970FF8" w:rsidP="00C15A00">
            <w:pPr>
              <w:widowControl w:val="0"/>
              <w:spacing w:line="240" w:lineRule="auto"/>
              <w:rPr>
                <w:color w:val="999999"/>
                <w:rPrChange w:id="721" w:author="USER" w:date="2022-09-06T15:02:00Z">
                  <w:rPr>
                    <w:color w:val="999999"/>
                    <w:highlight w:val="yellow"/>
                  </w:rPr>
                </w:rPrChange>
              </w:rPr>
            </w:pPr>
            <w:r w:rsidRPr="00C15A00">
              <w:rPr>
                <w:rPrChange w:id="722" w:author="USER" w:date="2022-09-06T15:02:00Z">
                  <w:rPr>
                    <w:highlight w:val="yellow"/>
                  </w:rPr>
                </w:rPrChange>
              </w:rPr>
              <w:t xml:space="preserve">Imagen de referencia </w:t>
            </w:r>
            <w:r w:rsidRPr="00C15A00">
              <w:fldChar w:fldCharType="begin"/>
            </w:r>
            <w:r w:rsidRPr="00C15A00">
              <w:instrText xml:space="preserve"> HYPERLINK "https://www.tecnozero.com/wp-content/uploads/2017/01/Windows-Server-2016.jpg" </w:instrText>
            </w:r>
            <w:r w:rsidRPr="00C15A00">
              <w:fldChar w:fldCharType="separate"/>
            </w:r>
            <w:r w:rsidRPr="00C15A00">
              <w:rPr>
                <w:rStyle w:val="Hipervnculo"/>
                <w:rPrChange w:id="723" w:author="USER" w:date="2022-09-06T15:02:00Z">
                  <w:rPr>
                    <w:rStyle w:val="Hipervnculo"/>
                    <w:highlight w:val="yellow"/>
                  </w:rPr>
                </w:rPrChange>
              </w:rPr>
              <w:t>https://www.tecnozero.com/wp-content/uploads/2017/01/Windows-Server-2016.jpg</w:t>
            </w:r>
            <w:r w:rsidRPr="00C15A00">
              <w:rPr>
                <w:rStyle w:val="Hipervnculo"/>
                <w:rPrChange w:id="724" w:author="USER" w:date="2022-09-06T15:02:00Z">
                  <w:rPr>
                    <w:rStyle w:val="Hipervnculo"/>
                    <w:highlight w:val="yellow"/>
                  </w:rPr>
                </w:rPrChange>
              </w:rPr>
              <w:fldChar w:fldCharType="end"/>
            </w:r>
            <w:r w:rsidRPr="00C15A00">
              <w:rPr>
                <w:rPrChange w:id="725" w:author="USER" w:date="2022-09-06T15:02:00Z">
                  <w:rPr>
                    <w:highlight w:val="yellow"/>
                  </w:rPr>
                </w:rPrChange>
              </w:rPr>
              <w:t xml:space="preserve">  </w:t>
            </w:r>
            <w:r w:rsidRPr="00C15A00">
              <w:rPr>
                <w:color w:val="999999"/>
                <w:rPrChange w:id="726" w:author="USER" w:date="2022-09-06T15:02:00Z">
                  <w:rPr>
                    <w:color w:val="999999"/>
                    <w:highlight w:val="yellow"/>
                  </w:rPr>
                </w:rPrChange>
              </w:rPr>
              <w:t xml:space="preserve"> </w:t>
            </w:r>
          </w:p>
          <w:p w14:paraId="72178549" w14:textId="77777777" w:rsidR="00970FF8" w:rsidRPr="00C15A00" w:rsidRDefault="00970FF8" w:rsidP="00C15A00">
            <w:pPr>
              <w:widowControl w:val="0"/>
              <w:spacing w:line="240" w:lineRule="auto"/>
              <w:rPr>
                <w:color w:val="999999"/>
                <w:rPrChange w:id="727" w:author="USER" w:date="2022-09-06T15:02:00Z">
                  <w:rPr>
                    <w:color w:val="999999"/>
                    <w:highlight w:val="yellow"/>
                  </w:rPr>
                </w:rPrChange>
              </w:rPr>
            </w:pPr>
            <w:r w:rsidRPr="00C15A00">
              <w:rPr>
                <w:rPrChange w:id="728" w:author="USER" w:date="2022-09-06T15:02:00Z">
                  <w:rPr>
                    <w:highlight w:val="yellow"/>
                  </w:rPr>
                </w:rPrChange>
              </w:rPr>
              <w:t>228130_i42</w:t>
            </w:r>
          </w:p>
        </w:tc>
        <w:tc>
          <w:tcPr>
            <w:tcW w:w="2070" w:type="dxa"/>
            <w:shd w:val="clear" w:color="auto" w:fill="auto"/>
            <w:tcMar>
              <w:top w:w="100" w:type="dxa"/>
              <w:left w:w="100" w:type="dxa"/>
              <w:bottom w:w="100" w:type="dxa"/>
              <w:right w:w="100" w:type="dxa"/>
            </w:tcMar>
          </w:tcPr>
          <w:p w14:paraId="0B61380F" w14:textId="77777777" w:rsidR="00970FF8" w:rsidRPr="00C15A00" w:rsidRDefault="00970FF8" w:rsidP="00C15A00">
            <w:pPr>
              <w:widowControl w:val="0"/>
              <w:spacing w:line="240" w:lineRule="auto"/>
              <w:rPr>
                <w:rPrChange w:id="729" w:author="USER" w:date="2022-09-06T15:02:00Z">
                  <w:rPr>
                    <w:highlight w:val="yellow"/>
                  </w:rPr>
                </w:rPrChange>
              </w:rPr>
            </w:pPr>
            <w:r w:rsidRPr="00C15A00">
              <w:rPr>
                <w:rPrChange w:id="730" w:author="USER" w:date="2022-09-06T15:02:00Z">
                  <w:rPr>
                    <w:highlight w:val="yellow"/>
                  </w:rPr>
                </w:rPrChange>
              </w:rPr>
              <w:t>N/A</w:t>
            </w:r>
          </w:p>
        </w:tc>
        <w:tc>
          <w:tcPr>
            <w:tcW w:w="4815" w:type="dxa"/>
            <w:shd w:val="clear" w:color="auto" w:fill="auto"/>
            <w:tcMar>
              <w:top w:w="100" w:type="dxa"/>
              <w:left w:w="100" w:type="dxa"/>
              <w:bottom w:w="100" w:type="dxa"/>
              <w:right w:w="100" w:type="dxa"/>
            </w:tcMar>
          </w:tcPr>
          <w:p w14:paraId="2BB058B7" w14:textId="77777777" w:rsidR="00970FF8" w:rsidRPr="00C15A00" w:rsidRDefault="00970FF8" w:rsidP="00C15A00">
            <w:pPr>
              <w:widowControl w:val="0"/>
              <w:spacing w:line="240" w:lineRule="auto"/>
              <w:rPr>
                <w:rPrChange w:id="731" w:author="USER" w:date="2022-09-06T15:02:00Z">
                  <w:rPr>
                    <w:highlight w:val="yellow"/>
                  </w:rPr>
                </w:rPrChange>
              </w:rPr>
            </w:pPr>
          </w:p>
        </w:tc>
        <w:tc>
          <w:tcPr>
            <w:tcW w:w="2554" w:type="dxa"/>
            <w:shd w:val="clear" w:color="auto" w:fill="auto"/>
            <w:tcMar>
              <w:top w:w="100" w:type="dxa"/>
              <w:left w:w="100" w:type="dxa"/>
              <w:bottom w:w="100" w:type="dxa"/>
              <w:right w:w="100" w:type="dxa"/>
            </w:tcMar>
          </w:tcPr>
          <w:p w14:paraId="27481FFA" w14:textId="101AD955" w:rsidR="00970FF8" w:rsidRPr="00C15A00" w:rsidRDefault="00970FF8" w:rsidP="00C15A00">
            <w:pPr>
              <w:widowControl w:val="0"/>
              <w:spacing w:line="240" w:lineRule="auto"/>
              <w:rPr>
                <w:rPrChange w:id="732" w:author="USER" w:date="2022-09-06T15:02:00Z">
                  <w:rPr>
                    <w:highlight w:val="yellow"/>
                  </w:rPr>
                </w:rPrChange>
              </w:rPr>
            </w:pPr>
            <w:r w:rsidRPr="00C15A00">
              <w:rPr>
                <w:rPrChange w:id="733" w:author="USER" w:date="2022-09-06T15:02:00Z">
                  <w:rPr>
                    <w:highlight w:val="yellow"/>
                  </w:rPr>
                </w:rPrChange>
              </w:rPr>
              <w:t xml:space="preserve">Ya está grabado por el </w:t>
            </w:r>
            <w:r w:rsidR="00156C64" w:rsidRPr="00C15A00">
              <w:rPr>
                <w:rPrChange w:id="734" w:author="USER" w:date="2022-09-06T15:02:00Z">
                  <w:rPr>
                    <w:highlight w:val="yellow"/>
                  </w:rPr>
                </w:rPrChange>
              </w:rPr>
              <w:t>E</w:t>
            </w:r>
            <w:r w:rsidRPr="00C15A00">
              <w:rPr>
                <w:rPrChange w:id="735" w:author="USER" w:date="2022-09-06T15:02:00Z">
                  <w:rPr>
                    <w:highlight w:val="yellow"/>
                  </w:rPr>
                </w:rPrChange>
              </w:rPr>
              <w:t>xperto, ubicado en la carpeta anexos, archivo: 228130_v2.mp4</w:t>
            </w:r>
          </w:p>
        </w:tc>
      </w:tr>
      <w:tr w:rsidR="00970FF8" w:rsidRPr="00C15A00" w14:paraId="1C23E5B6" w14:textId="77777777" w:rsidTr="00BD7376">
        <w:tc>
          <w:tcPr>
            <w:tcW w:w="1485" w:type="dxa"/>
            <w:shd w:val="clear" w:color="auto" w:fill="auto"/>
            <w:tcMar>
              <w:top w:w="100" w:type="dxa"/>
              <w:left w:w="100" w:type="dxa"/>
              <w:bottom w:w="100" w:type="dxa"/>
              <w:right w:w="100" w:type="dxa"/>
            </w:tcMar>
          </w:tcPr>
          <w:p w14:paraId="27587F8A" w14:textId="77777777" w:rsidR="00970FF8" w:rsidRPr="00C15A00" w:rsidRDefault="00970FF8" w:rsidP="00C15A00">
            <w:pPr>
              <w:widowControl w:val="0"/>
              <w:spacing w:line="240" w:lineRule="auto"/>
              <w:rPr>
                <w:b/>
                <w:rPrChange w:id="736" w:author="USER" w:date="2022-09-06T15:02:00Z">
                  <w:rPr>
                    <w:b/>
                    <w:highlight w:val="yellow"/>
                  </w:rPr>
                </w:rPrChange>
              </w:rPr>
            </w:pPr>
            <w:r w:rsidRPr="00C15A00">
              <w:rPr>
                <w:b/>
                <w:rPrChange w:id="737" w:author="USER" w:date="2022-09-06T15:02:00Z">
                  <w:rPr>
                    <w:b/>
                    <w:highlight w:val="yellow"/>
                  </w:rPr>
                </w:rPrChange>
              </w:rPr>
              <w:t>0:25:00</w:t>
            </w:r>
          </w:p>
        </w:tc>
        <w:tc>
          <w:tcPr>
            <w:tcW w:w="3525" w:type="dxa"/>
            <w:shd w:val="clear" w:color="auto" w:fill="auto"/>
            <w:tcMar>
              <w:top w:w="100" w:type="dxa"/>
              <w:left w:w="100" w:type="dxa"/>
              <w:bottom w:w="100" w:type="dxa"/>
              <w:right w:w="100" w:type="dxa"/>
            </w:tcMar>
          </w:tcPr>
          <w:p w14:paraId="0921A116" w14:textId="77777777" w:rsidR="00970FF8" w:rsidRPr="00C15A00" w:rsidRDefault="00970FF8" w:rsidP="00C15A00">
            <w:pPr>
              <w:widowControl w:val="0"/>
              <w:spacing w:line="240" w:lineRule="auto"/>
              <w:rPr>
                <w:rPrChange w:id="738" w:author="USER" w:date="2022-09-06T15:02:00Z">
                  <w:rPr>
                    <w:highlight w:val="yellow"/>
                  </w:rPr>
                </w:rPrChange>
              </w:rPr>
            </w:pPr>
            <w:r w:rsidRPr="00C15A00">
              <w:rPr>
                <w:rPrChange w:id="739" w:author="USER" w:date="2022-09-06T15:02:00Z">
                  <w:rPr>
                    <w:highlight w:val="yellow"/>
                  </w:rPr>
                </w:rPrChange>
              </w:rPr>
              <w:t xml:space="preserve">Colocar imagen de </w:t>
            </w:r>
            <w:proofErr w:type="spellStart"/>
            <w:r w:rsidRPr="00C15A00">
              <w:rPr>
                <w:rPrChange w:id="740" w:author="USER" w:date="2022-09-06T15:02:00Z">
                  <w:rPr>
                    <w:highlight w:val="yellow"/>
                  </w:rPr>
                </w:rPrChange>
              </w:rPr>
              <w:t>usb</w:t>
            </w:r>
            <w:proofErr w:type="spellEnd"/>
            <w:r w:rsidRPr="00C15A00">
              <w:rPr>
                <w:rPrChange w:id="741" w:author="USER" w:date="2022-09-06T15:02:00Z">
                  <w:rPr>
                    <w:highlight w:val="yellow"/>
                  </w:rPr>
                </w:rPrChange>
              </w:rPr>
              <w:t xml:space="preserve"> con información.</w:t>
            </w:r>
          </w:p>
          <w:p w14:paraId="6A2D7533" w14:textId="77777777" w:rsidR="00970FF8" w:rsidRPr="00C15A00" w:rsidRDefault="00970FF8" w:rsidP="00C15A00">
            <w:pPr>
              <w:widowControl w:val="0"/>
              <w:spacing w:line="240" w:lineRule="auto"/>
              <w:rPr>
                <w:color w:val="999999"/>
                <w:rPrChange w:id="742" w:author="USER" w:date="2022-09-06T15:02:00Z">
                  <w:rPr>
                    <w:color w:val="999999"/>
                    <w:highlight w:val="yellow"/>
                  </w:rPr>
                </w:rPrChange>
              </w:rPr>
            </w:pPr>
            <w:r w:rsidRPr="00C15A00">
              <w:rPr>
                <w:noProof/>
                <w:lang w:val="es-CO"/>
                <w:rPrChange w:id="743" w:author="USER" w:date="2022-09-06T15:02:00Z">
                  <w:rPr>
                    <w:noProof/>
                    <w:highlight w:val="yellow"/>
                    <w:lang w:val="es-CO"/>
                  </w:rPr>
                </w:rPrChange>
              </w:rPr>
              <w:drawing>
                <wp:inline distT="0" distB="0" distL="0" distR="0" wp14:anchorId="3757A68F" wp14:editId="389D9052">
                  <wp:extent cx="1373991" cy="1419860"/>
                  <wp:effectExtent l="0" t="0" r="0" b="8890"/>
                  <wp:docPr id="159" name="Imagen 159" descr="Icono del vector de la unidad flash USB del dispositivo. Color negro de la unidad flash USB&#10;con un signo de conex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cono del vector de la unidad flash USB del dispositivo. Color negro de la unidad flash USB&#10;con un signo de conexión."/>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77746" cy="1423741"/>
                          </a:xfrm>
                          <a:prstGeom prst="rect">
                            <a:avLst/>
                          </a:prstGeom>
                          <a:noFill/>
                          <a:ln>
                            <a:noFill/>
                          </a:ln>
                        </pic:spPr>
                      </pic:pic>
                    </a:graphicData>
                  </a:graphic>
                </wp:inline>
              </w:drawing>
            </w:r>
          </w:p>
          <w:p w14:paraId="6CF605CF" w14:textId="77777777" w:rsidR="00970FF8" w:rsidRPr="00C15A00" w:rsidRDefault="00970FF8" w:rsidP="00C15A00">
            <w:pPr>
              <w:widowControl w:val="0"/>
              <w:spacing w:line="240" w:lineRule="auto"/>
              <w:rPr>
                <w:color w:val="999999"/>
                <w:rPrChange w:id="744" w:author="USER" w:date="2022-09-06T15:02:00Z">
                  <w:rPr>
                    <w:color w:val="999999"/>
                    <w:highlight w:val="yellow"/>
                  </w:rPr>
                </w:rPrChange>
              </w:rPr>
            </w:pPr>
          </w:p>
          <w:p w14:paraId="3549BFB3" w14:textId="77777777" w:rsidR="00970FF8" w:rsidRPr="00C15A00" w:rsidRDefault="00970FF8" w:rsidP="00C15A00">
            <w:pPr>
              <w:widowControl w:val="0"/>
              <w:spacing w:line="240" w:lineRule="auto"/>
              <w:rPr>
                <w:color w:val="999999"/>
                <w:rPrChange w:id="745" w:author="USER" w:date="2022-09-06T15:02:00Z">
                  <w:rPr>
                    <w:color w:val="999999"/>
                    <w:highlight w:val="yellow"/>
                  </w:rPr>
                </w:rPrChange>
              </w:rPr>
            </w:pPr>
            <w:r w:rsidRPr="00C15A00">
              <w:rPr>
                <w:rPrChange w:id="746" w:author="USER" w:date="2022-09-06T15:02:00Z">
                  <w:rPr>
                    <w:highlight w:val="yellow"/>
                  </w:rPr>
                </w:rPrChange>
              </w:rPr>
              <w:t xml:space="preserve">Imagen de referencia </w:t>
            </w:r>
            <w:r w:rsidRPr="00C15A00">
              <w:fldChar w:fldCharType="begin"/>
            </w:r>
            <w:r w:rsidRPr="00C15A00">
              <w:instrText xml:space="preserve"> HYPERLINK "https://image.shutterstock.com/image-vector/vector-icon-device-usb-flash-600w-1136768912.jpg" </w:instrText>
            </w:r>
            <w:r w:rsidRPr="00C15A00">
              <w:fldChar w:fldCharType="separate"/>
            </w:r>
            <w:r w:rsidRPr="00C15A00">
              <w:rPr>
                <w:rStyle w:val="Hipervnculo"/>
                <w:rPrChange w:id="747" w:author="USER" w:date="2022-09-06T15:02:00Z">
                  <w:rPr>
                    <w:rStyle w:val="Hipervnculo"/>
                    <w:highlight w:val="yellow"/>
                  </w:rPr>
                </w:rPrChange>
              </w:rPr>
              <w:t>https://image.shutterstock.com/image-vector/vector-icon-device-usb-flash-600w-1136768912.jpg</w:t>
            </w:r>
            <w:r w:rsidRPr="00C15A00">
              <w:rPr>
                <w:rStyle w:val="Hipervnculo"/>
                <w:rPrChange w:id="748" w:author="USER" w:date="2022-09-06T15:02:00Z">
                  <w:rPr>
                    <w:rStyle w:val="Hipervnculo"/>
                    <w:highlight w:val="yellow"/>
                  </w:rPr>
                </w:rPrChange>
              </w:rPr>
              <w:fldChar w:fldCharType="end"/>
            </w:r>
            <w:r w:rsidRPr="00C15A00">
              <w:rPr>
                <w:rPrChange w:id="749" w:author="USER" w:date="2022-09-06T15:02:00Z">
                  <w:rPr>
                    <w:highlight w:val="yellow"/>
                  </w:rPr>
                </w:rPrChange>
              </w:rPr>
              <w:t xml:space="preserve"> </w:t>
            </w:r>
          </w:p>
          <w:p w14:paraId="694C0646" w14:textId="77777777" w:rsidR="00970FF8" w:rsidRPr="00C15A00" w:rsidRDefault="00970FF8" w:rsidP="00C15A00">
            <w:pPr>
              <w:widowControl w:val="0"/>
              <w:spacing w:line="240" w:lineRule="auto"/>
              <w:rPr>
                <w:color w:val="999999"/>
                <w:rPrChange w:id="750" w:author="USER" w:date="2022-09-06T15:02:00Z">
                  <w:rPr>
                    <w:color w:val="999999"/>
                    <w:highlight w:val="yellow"/>
                  </w:rPr>
                </w:rPrChange>
              </w:rPr>
            </w:pPr>
            <w:r w:rsidRPr="00C15A00">
              <w:rPr>
                <w:rPrChange w:id="751" w:author="USER" w:date="2022-09-06T15:02:00Z">
                  <w:rPr>
                    <w:highlight w:val="yellow"/>
                  </w:rPr>
                </w:rPrChange>
              </w:rPr>
              <w:t>228130_i43</w:t>
            </w:r>
          </w:p>
        </w:tc>
        <w:tc>
          <w:tcPr>
            <w:tcW w:w="2070" w:type="dxa"/>
            <w:shd w:val="clear" w:color="auto" w:fill="auto"/>
            <w:tcMar>
              <w:top w:w="100" w:type="dxa"/>
              <w:left w:w="100" w:type="dxa"/>
              <w:bottom w:w="100" w:type="dxa"/>
              <w:right w:w="100" w:type="dxa"/>
            </w:tcMar>
          </w:tcPr>
          <w:p w14:paraId="249999E0" w14:textId="77777777" w:rsidR="00970FF8" w:rsidRPr="00C15A00" w:rsidRDefault="00970FF8" w:rsidP="00C15A00">
            <w:pPr>
              <w:widowControl w:val="0"/>
              <w:spacing w:line="240" w:lineRule="auto"/>
              <w:rPr>
                <w:rPrChange w:id="752" w:author="USER" w:date="2022-09-06T15:02:00Z">
                  <w:rPr>
                    <w:highlight w:val="yellow"/>
                  </w:rPr>
                </w:rPrChange>
              </w:rPr>
            </w:pPr>
            <w:r w:rsidRPr="00C15A00">
              <w:rPr>
                <w:rPrChange w:id="753" w:author="USER" w:date="2022-09-06T15:02:00Z">
                  <w:rPr>
                    <w:highlight w:val="yellow"/>
                  </w:rPr>
                </w:rPrChange>
              </w:rPr>
              <w:t>N/A</w:t>
            </w:r>
          </w:p>
        </w:tc>
        <w:tc>
          <w:tcPr>
            <w:tcW w:w="4815" w:type="dxa"/>
            <w:shd w:val="clear" w:color="auto" w:fill="auto"/>
            <w:tcMar>
              <w:top w:w="100" w:type="dxa"/>
              <w:left w:w="100" w:type="dxa"/>
              <w:bottom w:w="100" w:type="dxa"/>
              <w:right w:w="100" w:type="dxa"/>
            </w:tcMar>
          </w:tcPr>
          <w:p w14:paraId="33B0F62D" w14:textId="77777777" w:rsidR="00970FF8" w:rsidRPr="00C15A00" w:rsidRDefault="00970FF8" w:rsidP="00C15A00">
            <w:pPr>
              <w:widowControl w:val="0"/>
              <w:spacing w:line="240" w:lineRule="auto"/>
              <w:rPr>
                <w:rPrChange w:id="754" w:author="USER" w:date="2022-09-06T15:02:00Z">
                  <w:rPr>
                    <w:highlight w:val="yellow"/>
                  </w:rPr>
                </w:rPrChange>
              </w:rPr>
            </w:pPr>
          </w:p>
        </w:tc>
        <w:tc>
          <w:tcPr>
            <w:tcW w:w="2554" w:type="dxa"/>
            <w:shd w:val="clear" w:color="auto" w:fill="auto"/>
            <w:tcMar>
              <w:top w:w="100" w:type="dxa"/>
              <w:left w:w="100" w:type="dxa"/>
              <w:bottom w:w="100" w:type="dxa"/>
              <w:right w:w="100" w:type="dxa"/>
            </w:tcMar>
          </w:tcPr>
          <w:p w14:paraId="26E0E0FC" w14:textId="77777777" w:rsidR="00970FF8" w:rsidRPr="00C15A00" w:rsidRDefault="00970FF8" w:rsidP="00C15A00">
            <w:pPr>
              <w:widowControl w:val="0"/>
              <w:spacing w:line="240" w:lineRule="auto"/>
              <w:rPr>
                <w:rPrChange w:id="755" w:author="USER" w:date="2022-09-06T15:02:00Z">
                  <w:rPr>
                    <w:highlight w:val="yellow"/>
                  </w:rPr>
                </w:rPrChange>
              </w:rPr>
            </w:pPr>
            <w:r w:rsidRPr="00C15A00">
              <w:rPr>
                <w:rPrChange w:id="756" w:author="USER" w:date="2022-09-06T15:02:00Z">
                  <w:rPr>
                    <w:highlight w:val="yellow"/>
                  </w:rPr>
                </w:rPrChange>
              </w:rPr>
              <w:t xml:space="preserve">Ya está grabado por el experto, ubicado en la carpeta anexos archivo: 228130_v2.mp4 </w:t>
            </w:r>
          </w:p>
        </w:tc>
      </w:tr>
      <w:tr w:rsidR="00970FF8" w:rsidRPr="00C15A00" w14:paraId="7711FB8E" w14:textId="77777777" w:rsidTr="00BD7376">
        <w:tc>
          <w:tcPr>
            <w:tcW w:w="1485" w:type="dxa"/>
            <w:shd w:val="clear" w:color="auto" w:fill="auto"/>
            <w:tcMar>
              <w:top w:w="100" w:type="dxa"/>
              <w:left w:w="100" w:type="dxa"/>
              <w:bottom w:w="100" w:type="dxa"/>
              <w:right w:w="100" w:type="dxa"/>
            </w:tcMar>
          </w:tcPr>
          <w:p w14:paraId="28303981" w14:textId="77777777" w:rsidR="00970FF8" w:rsidRPr="00C15A00" w:rsidRDefault="00970FF8" w:rsidP="00C15A00">
            <w:pPr>
              <w:widowControl w:val="0"/>
              <w:spacing w:line="240" w:lineRule="auto"/>
              <w:rPr>
                <w:b/>
                <w:rPrChange w:id="757" w:author="USER" w:date="2022-09-06T15:02:00Z">
                  <w:rPr>
                    <w:b/>
                    <w:highlight w:val="yellow"/>
                  </w:rPr>
                </w:rPrChange>
              </w:rPr>
            </w:pPr>
            <w:r w:rsidRPr="00C15A00">
              <w:rPr>
                <w:b/>
                <w:rPrChange w:id="758" w:author="USER" w:date="2022-09-06T15:02:00Z">
                  <w:rPr>
                    <w:b/>
                    <w:highlight w:val="yellow"/>
                  </w:rPr>
                </w:rPrChange>
              </w:rPr>
              <w:t>0:57:00</w:t>
            </w:r>
          </w:p>
        </w:tc>
        <w:tc>
          <w:tcPr>
            <w:tcW w:w="3525" w:type="dxa"/>
            <w:shd w:val="clear" w:color="auto" w:fill="auto"/>
            <w:tcMar>
              <w:top w:w="100" w:type="dxa"/>
              <w:left w:w="100" w:type="dxa"/>
              <w:bottom w:w="100" w:type="dxa"/>
              <w:right w:w="100" w:type="dxa"/>
            </w:tcMar>
          </w:tcPr>
          <w:p w14:paraId="5D1AE127" w14:textId="71105D08" w:rsidR="00970FF8" w:rsidRPr="00C15A00" w:rsidRDefault="00970FF8" w:rsidP="00C15A00">
            <w:pPr>
              <w:widowControl w:val="0"/>
              <w:spacing w:line="240" w:lineRule="auto"/>
              <w:rPr>
                <w:rPrChange w:id="759" w:author="USER" w:date="2022-09-06T15:02:00Z">
                  <w:rPr>
                    <w:highlight w:val="yellow"/>
                  </w:rPr>
                </w:rPrChange>
              </w:rPr>
            </w:pPr>
            <w:r w:rsidRPr="00C15A00">
              <w:rPr>
                <w:rPrChange w:id="760" w:author="USER" w:date="2022-09-06T15:02:00Z">
                  <w:rPr>
                    <w:highlight w:val="yellow"/>
                  </w:rPr>
                </w:rPrChange>
              </w:rPr>
              <w:t xml:space="preserve">Se habla de la </w:t>
            </w:r>
            <w:proofErr w:type="spellStart"/>
            <w:r w:rsidRPr="00C15A00">
              <w:rPr>
                <w:rPrChange w:id="761" w:author="USER" w:date="2022-09-06T15:02:00Z">
                  <w:rPr>
                    <w:highlight w:val="yellow"/>
                  </w:rPr>
                </w:rPrChange>
              </w:rPr>
              <w:t>bios</w:t>
            </w:r>
            <w:proofErr w:type="spellEnd"/>
            <w:r w:rsidRPr="00C15A00">
              <w:rPr>
                <w:rPrChange w:id="762" w:author="USER" w:date="2022-09-06T15:02:00Z">
                  <w:rPr>
                    <w:highlight w:val="yellow"/>
                  </w:rPr>
                </w:rPrChange>
              </w:rPr>
              <w:t>, la idea es colocar imágenes relacionadas a esta.</w:t>
            </w:r>
          </w:p>
          <w:p w14:paraId="6B3C8675" w14:textId="77777777" w:rsidR="00970FF8" w:rsidRPr="00C15A00" w:rsidRDefault="00970FF8" w:rsidP="00C15A00">
            <w:pPr>
              <w:widowControl w:val="0"/>
              <w:spacing w:line="240" w:lineRule="auto"/>
              <w:rPr>
                <w:color w:val="999999"/>
                <w:rPrChange w:id="763" w:author="USER" w:date="2022-09-06T15:02:00Z">
                  <w:rPr>
                    <w:color w:val="999999"/>
                    <w:highlight w:val="yellow"/>
                  </w:rPr>
                </w:rPrChange>
              </w:rPr>
            </w:pPr>
            <w:r w:rsidRPr="00C15A00">
              <w:rPr>
                <w:noProof/>
                <w:lang w:val="es-CO"/>
                <w:rPrChange w:id="764" w:author="USER" w:date="2022-09-06T15:02:00Z">
                  <w:rPr>
                    <w:noProof/>
                    <w:highlight w:val="yellow"/>
                    <w:lang w:val="es-CO"/>
                  </w:rPr>
                </w:rPrChange>
              </w:rPr>
              <w:drawing>
                <wp:inline distT="0" distB="0" distL="0" distR="0" wp14:anchorId="0FB66180" wp14:editId="62C71875">
                  <wp:extent cx="1843661" cy="1311910"/>
                  <wp:effectExtent l="0" t="0" r="4445" b="2540"/>
                  <wp:docPr id="161" name="Imagen 161" descr="París, Francia - 27 abr. 2021: mano macho de POV en la pantalla táctil durante la actualización del bios de la estación de trabajo de Lenovo - barra de progr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arís, Francia - 27 abr. 2021: mano macho de POV en la pantalla táctil durante la actualización del bios de la estación de trabajo de Lenovo - barra de progreso"/>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49339" cy="1315950"/>
                          </a:xfrm>
                          <a:prstGeom prst="rect">
                            <a:avLst/>
                          </a:prstGeom>
                          <a:noFill/>
                          <a:ln>
                            <a:noFill/>
                          </a:ln>
                        </pic:spPr>
                      </pic:pic>
                    </a:graphicData>
                  </a:graphic>
                </wp:inline>
              </w:drawing>
            </w:r>
          </w:p>
          <w:p w14:paraId="0BFF28EC" w14:textId="77777777" w:rsidR="00970FF8" w:rsidRPr="00C15A00" w:rsidRDefault="00970FF8" w:rsidP="00C15A00">
            <w:pPr>
              <w:widowControl w:val="0"/>
              <w:spacing w:line="240" w:lineRule="auto"/>
              <w:rPr>
                <w:color w:val="999999"/>
                <w:rPrChange w:id="765" w:author="USER" w:date="2022-09-06T15:02:00Z">
                  <w:rPr>
                    <w:color w:val="999999"/>
                    <w:highlight w:val="yellow"/>
                  </w:rPr>
                </w:rPrChange>
              </w:rPr>
            </w:pPr>
          </w:p>
          <w:p w14:paraId="56D1A74C" w14:textId="77777777" w:rsidR="00970FF8" w:rsidRPr="00C15A00" w:rsidRDefault="00970FF8" w:rsidP="00C15A00">
            <w:pPr>
              <w:widowControl w:val="0"/>
              <w:spacing w:line="240" w:lineRule="auto"/>
              <w:rPr>
                <w:rPrChange w:id="766" w:author="USER" w:date="2022-09-06T15:02:00Z">
                  <w:rPr>
                    <w:highlight w:val="yellow"/>
                  </w:rPr>
                </w:rPrChange>
              </w:rPr>
            </w:pPr>
            <w:r w:rsidRPr="00C15A00">
              <w:rPr>
                <w:rPrChange w:id="767" w:author="USER" w:date="2022-09-06T15:02:00Z">
                  <w:rPr>
                    <w:highlight w:val="yellow"/>
                  </w:rPr>
                </w:rPrChange>
              </w:rPr>
              <w:t xml:space="preserve">Imagen de referencia </w:t>
            </w:r>
            <w:r w:rsidRPr="00C15A00">
              <w:fldChar w:fldCharType="begin"/>
            </w:r>
            <w:r w:rsidRPr="00C15A00">
              <w:instrText xml:space="preserve"> HYPERLINK "https://image.shutterstock.com/image-photo/paris-france-apr-27-2021-600w-2087933245.jpg" </w:instrText>
            </w:r>
            <w:r w:rsidRPr="00C15A00">
              <w:fldChar w:fldCharType="separate"/>
            </w:r>
            <w:r w:rsidRPr="00C15A00">
              <w:rPr>
                <w:rStyle w:val="Hipervnculo"/>
                <w:rPrChange w:id="768" w:author="USER" w:date="2022-09-06T15:02:00Z">
                  <w:rPr>
                    <w:rStyle w:val="Hipervnculo"/>
                    <w:highlight w:val="yellow"/>
                  </w:rPr>
                </w:rPrChange>
              </w:rPr>
              <w:t>https://image.shutterstock.com/image-photo/paris-france-apr-27-2021-600w-2087933245.jpg</w:t>
            </w:r>
            <w:r w:rsidRPr="00C15A00">
              <w:rPr>
                <w:rStyle w:val="Hipervnculo"/>
                <w:rPrChange w:id="769" w:author="USER" w:date="2022-09-06T15:02:00Z">
                  <w:rPr>
                    <w:rStyle w:val="Hipervnculo"/>
                    <w:highlight w:val="yellow"/>
                  </w:rPr>
                </w:rPrChange>
              </w:rPr>
              <w:fldChar w:fldCharType="end"/>
            </w:r>
          </w:p>
          <w:p w14:paraId="440BE5FA" w14:textId="77777777" w:rsidR="00970FF8" w:rsidRPr="00C15A00" w:rsidRDefault="00970FF8" w:rsidP="00C15A00">
            <w:pPr>
              <w:widowControl w:val="0"/>
              <w:spacing w:line="240" w:lineRule="auto"/>
              <w:rPr>
                <w:color w:val="999999"/>
                <w:rPrChange w:id="770" w:author="USER" w:date="2022-09-06T15:02:00Z">
                  <w:rPr>
                    <w:color w:val="999999"/>
                    <w:highlight w:val="yellow"/>
                  </w:rPr>
                </w:rPrChange>
              </w:rPr>
            </w:pPr>
            <w:r w:rsidRPr="00C15A00">
              <w:rPr>
                <w:color w:val="999999"/>
                <w:rPrChange w:id="771" w:author="USER" w:date="2022-09-06T15:02:00Z">
                  <w:rPr>
                    <w:color w:val="999999"/>
                    <w:highlight w:val="yellow"/>
                  </w:rPr>
                </w:rPrChange>
              </w:rPr>
              <w:t xml:space="preserve"> </w:t>
            </w:r>
          </w:p>
          <w:p w14:paraId="178279B8" w14:textId="77777777" w:rsidR="00970FF8" w:rsidRPr="00C15A00" w:rsidRDefault="00970FF8" w:rsidP="00C15A00">
            <w:pPr>
              <w:widowControl w:val="0"/>
              <w:spacing w:line="240" w:lineRule="auto"/>
              <w:rPr>
                <w:color w:val="999999"/>
                <w:rPrChange w:id="772" w:author="USER" w:date="2022-09-06T15:02:00Z">
                  <w:rPr>
                    <w:color w:val="999999"/>
                    <w:highlight w:val="yellow"/>
                  </w:rPr>
                </w:rPrChange>
              </w:rPr>
            </w:pPr>
            <w:r w:rsidRPr="00C15A00">
              <w:rPr>
                <w:rPrChange w:id="773" w:author="USER" w:date="2022-09-06T15:02:00Z">
                  <w:rPr>
                    <w:highlight w:val="yellow"/>
                  </w:rPr>
                </w:rPrChange>
              </w:rPr>
              <w:t>228130_i44</w:t>
            </w:r>
          </w:p>
        </w:tc>
        <w:tc>
          <w:tcPr>
            <w:tcW w:w="2070" w:type="dxa"/>
            <w:shd w:val="clear" w:color="auto" w:fill="auto"/>
            <w:tcMar>
              <w:top w:w="100" w:type="dxa"/>
              <w:left w:w="100" w:type="dxa"/>
              <w:bottom w:w="100" w:type="dxa"/>
              <w:right w:w="100" w:type="dxa"/>
            </w:tcMar>
          </w:tcPr>
          <w:p w14:paraId="03844FC7" w14:textId="77777777" w:rsidR="00970FF8" w:rsidRPr="00C15A00" w:rsidRDefault="00970FF8" w:rsidP="00C15A00">
            <w:pPr>
              <w:widowControl w:val="0"/>
              <w:spacing w:line="240" w:lineRule="auto"/>
              <w:rPr>
                <w:rPrChange w:id="774" w:author="USER" w:date="2022-09-06T15:02:00Z">
                  <w:rPr>
                    <w:highlight w:val="yellow"/>
                  </w:rPr>
                </w:rPrChange>
              </w:rPr>
            </w:pPr>
            <w:r w:rsidRPr="00C15A00">
              <w:rPr>
                <w:rPrChange w:id="775" w:author="USER" w:date="2022-09-06T15:02:00Z">
                  <w:rPr>
                    <w:highlight w:val="yellow"/>
                  </w:rPr>
                </w:rPrChange>
              </w:rPr>
              <w:t>N/A</w:t>
            </w:r>
          </w:p>
        </w:tc>
        <w:tc>
          <w:tcPr>
            <w:tcW w:w="4815" w:type="dxa"/>
            <w:shd w:val="clear" w:color="auto" w:fill="auto"/>
            <w:tcMar>
              <w:top w:w="100" w:type="dxa"/>
              <w:left w:w="100" w:type="dxa"/>
              <w:bottom w:w="100" w:type="dxa"/>
              <w:right w:w="100" w:type="dxa"/>
            </w:tcMar>
          </w:tcPr>
          <w:p w14:paraId="05F54729" w14:textId="77777777" w:rsidR="00970FF8" w:rsidRPr="00C15A00" w:rsidRDefault="00970FF8" w:rsidP="00C15A00">
            <w:pPr>
              <w:widowControl w:val="0"/>
              <w:spacing w:line="240" w:lineRule="auto"/>
              <w:rPr>
                <w:rPrChange w:id="776" w:author="USER" w:date="2022-09-06T15:02:00Z">
                  <w:rPr>
                    <w:highlight w:val="yellow"/>
                  </w:rPr>
                </w:rPrChange>
              </w:rPr>
            </w:pPr>
          </w:p>
        </w:tc>
        <w:tc>
          <w:tcPr>
            <w:tcW w:w="2554" w:type="dxa"/>
            <w:shd w:val="clear" w:color="auto" w:fill="auto"/>
            <w:tcMar>
              <w:top w:w="100" w:type="dxa"/>
              <w:left w:w="100" w:type="dxa"/>
              <w:bottom w:w="100" w:type="dxa"/>
              <w:right w:w="100" w:type="dxa"/>
            </w:tcMar>
          </w:tcPr>
          <w:p w14:paraId="2DB79669" w14:textId="77777777" w:rsidR="00970FF8" w:rsidRPr="00C15A00" w:rsidRDefault="00970FF8" w:rsidP="00C15A00">
            <w:pPr>
              <w:widowControl w:val="0"/>
              <w:spacing w:line="240" w:lineRule="auto"/>
              <w:rPr>
                <w:rPrChange w:id="777" w:author="USER" w:date="2022-09-06T15:02:00Z">
                  <w:rPr>
                    <w:highlight w:val="yellow"/>
                  </w:rPr>
                </w:rPrChange>
              </w:rPr>
            </w:pPr>
            <w:r w:rsidRPr="00C15A00">
              <w:rPr>
                <w:rPrChange w:id="778" w:author="USER" w:date="2022-09-06T15:02:00Z">
                  <w:rPr>
                    <w:highlight w:val="yellow"/>
                  </w:rPr>
                </w:rPrChange>
              </w:rPr>
              <w:t>Ya está grabado por el experto, ubicado en la carpeta anexos archivo: 228130_v2.mp4</w:t>
            </w:r>
          </w:p>
        </w:tc>
      </w:tr>
      <w:tr w:rsidR="00970FF8" w:rsidRPr="00C15A00" w14:paraId="680200F7" w14:textId="77777777" w:rsidTr="00BD7376">
        <w:tc>
          <w:tcPr>
            <w:tcW w:w="1485" w:type="dxa"/>
            <w:shd w:val="clear" w:color="auto" w:fill="auto"/>
            <w:tcMar>
              <w:top w:w="100" w:type="dxa"/>
              <w:left w:w="100" w:type="dxa"/>
              <w:bottom w:w="100" w:type="dxa"/>
              <w:right w:w="100" w:type="dxa"/>
            </w:tcMar>
          </w:tcPr>
          <w:p w14:paraId="07EC6662" w14:textId="77777777" w:rsidR="00970FF8" w:rsidRPr="00C15A00" w:rsidRDefault="00970FF8" w:rsidP="00C15A00">
            <w:pPr>
              <w:widowControl w:val="0"/>
              <w:spacing w:line="240" w:lineRule="auto"/>
              <w:rPr>
                <w:b/>
                <w:rPrChange w:id="779" w:author="USER" w:date="2022-09-06T15:02:00Z">
                  <w:rPr>
                    <w:b/>
                    <w:highlight w:val="yellow"/>
                  </w:rPr>
                </w:rPrChange>
              </w:rPr>
            </w:pPr>
            <w:r w:rsidRPr="00C15A00">
              <w:rPr>
                <w:b/>
                <w:rPrChange w:id="780" w:author="USER" w:date="2022-09-06T15:02:00Z">
                  <w:rPr>
                    <w:b/>
                    <w:highlight w:val="yellow"/>
                  </w:rPr>
                </w:rPrChange>
              </w:rPr>
              <w:t>09:10:00</w:t>
            </w:r>
          </w:p>
        </w:tc>
        <w:tc>
          <w:tcPr>
            <w:tcW w:w="3525" w:type="dxa"/>
            <w:shd w:val="clear" w:color="auto" w:fill="auto"/>
            <w:tcMar>
              <w:top w:w="100" w:type="dxa"/>
              <w:left w:w="100" w:type="dxa"/>
              <w:bottom w:w="100" w:type="dxa"/>
              <w:right w:w="100" w:type="dxa"/>
            </w:tcMar>
          </w:tcPr>
          <w:p w14:paraId="13207161" w14:textId="77777777" w:rsidR="00970FF8" w:rsidRPr="00C15A00" w:rsidRDefault="00970FF8" w:rsidP="00C15A00">
            <w:pPr>
              <w:widowControl w:val="0"/>
              <w:spacing w:line="240" w:lineRule="auto"/>
              <w:rPr>
                <w:rPrChange w:id="781" w:author="USER" w:date="2022-09-06T15:02:00Z">
                  <w:rPr>
                    <w:highlight w:val="yellow"/>
                  </w:rPr>
                </w:rPrChange>
              </w:rPr>
            </w:pPr>
            <w:r w:rsidRPr="00C15A00">
              <w:rPr>
                <w:rPrChange w:id="782" w:author="USER" w:date="2022-09-06T15:02:00Z">
                  <w:rPr>
                    <w:highlight w:val="yellow"/>
                  </w:rPr>
                </w:rPrChange>
              </w:rPr>
              <w:t>Como se inicia la instalación presentar imágenes como.</w:t>
            </w:r>
          </w:p>
          <w:p w14:paraId="5EAA5D6B" w14:textId="77777777" w:rsidR="00970FF8" w:rsidRPr="00C15A00" w:rsidRDefault="00970FF8" w:rsidP="00C15A00">
            <w:pPr>
              <w:widowControl w:val="0"/>
              <w:spacing w:line="240" w:lineRule="auto"/>
              <w:rPr>
                <w:rPrChange w:id="783" w:author="USER" w:date="2022-09-06T15:02:00Z">
                  <w:rPr>
                    <w:highlight w:val="yellow"/>
                  </w:rPr>
                </w:rPrChange>
              </w:rPr>
            </w:pPr>
            <w:r w:rsidRPr="00C15A00">
              <w:rPr>
                <w:rPrChange w:id="784" w:author="USER" w:date="2022-09-06T15:02:00Z">
                  <w:rPr>
                    <w:highlight w:val="yellow"/>
                  </w:rPr>
                </w:rPrChange>
              </w:rPr>
              <w:t>Copiando archivos</w:t>
            </w:r>
          </w:p>
          <w:p w14:paraId="48CEC124" w14:textId="77777777" w:rsidR="00970FF8" w:rsidRPr="00C15A00" w:rsidRDefault="00970FF8" w:rsidP="00C15A00">
            <w:pPr>
              <w:widowControl w:val="0"/>
              <w:spacing w:line="240" w:lineRule="auto"/>
              <w:rPr>
                <w:color w:val="999999"/>
                <w:rPrChange w:id="785" w:author="USER" w:date="2022-09-06T15:02:00Z">
                  <w:rPr>
                    <w:color w:val="999999"/>
                    <w:highlight w:val="yellow"/>
                  </w:rPr>
                </w:rPrChange>
              </w:rPr>
            </w:pPr>
            <w:r w:rsidRPr="00C15A00">
              <w:rPr>
                <w:noProof/>
                <w:lang w:val="es-CO"/>
                <w:rPrChange w:id="786" w:author="USER" w:date="2022-09-06T15:02:00Z">
                  <w:rPr>
                    <w:noProof/>
                    <w:highlight w:val="yellow"/>
                    <w:lang w:val="es-CO"/>
                  </w:rPr>
                </w:rPrChange>
              </w:rPr>
              <w:drawing>
                <wp:inline distT="0" distB="0" distL="0" distR="0" wp14:anchorId="0B0219BF" wp14:editId="6AA274AC">
                  <wp:extent cx="2111375" cy="1478280"/>
                  <wp:effectExtent l="0" t="0" r="3175" b="7620"/>
                  <wp:docPr id="163" name="Imagen 163" descr="Transferir el concepto de reubicación del sistema de datos de archivos, la persona que utiliza el ordenador portátil espera el proceso de transferencia de archivos con el icono de barra de carga en la pantalla vir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ransferir el concepto de reubicación del sistema de datos de archivos, la persona que utiliza el ordenador portátil espera el proceso de transferencia de archivos con el icono de barra de carga en la pantalla virtual."/>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111375" cy="1478280"/>
                          </a:xfrm>
                          <a:prstGeom prst="rect">
                            <a:avLst/>
                          </a:prstGeom>
                          <a:noFill/>
                          <a:ln>
                            <a:noFill/>
                          </a:ln>
                        </pic:spPr>
                      </pic:pic>
                    </a:graphicData>
                  </a:graphic>
                </wp:inline>
              </w:drawing>
            </w:r>
          </w:p>
          <w:p w14:paraId="3ED451CD" w14:textId="77777777" w:rsidR="00970FF8" w:rsidRPr="00C15A00" w:rsidRDefault="00970FF8" w:rsidP="00C15A00">
            <w:pPr>
              <w:widowControl w:val="0"/>
              <w:spacing w:line="240" w:lineRule="auto"/>
              <w:rPr>
                <w:rPrChange w:id="787" w:author="USER" w:date="2022-09-06T15:02:00Z">
                  <w:rPr>
                    <w:highlight w:val="yellow"/>
                  </w:rPr>
                </w:rPrChange>
              </w:rPr>
            </w:pPr>
            <w:r w:rsidRPr="00C15A00">
              <w:rPr>
                <w:rPrChange w:id="788" w:author="USER" w:date="2022-09-06T15:02:00Z">
                  <w:rPr>
                    <w:highlight w:val="yellow"/>
                  </w:rPr>
                </w:rPrChange>
              </w:rPr>
              <w:t xml:space="preserve">Imagen de referencia </w:t>
            </w:r>
          </w:p>
          <w:p w14:paraId="72530980" w14:textId="77777777" w:rsidR="00970FF8" w:rsidRPr="00C15A00" w:rsidRDefault="00000000" w:rsidP="00C15A00">
            <w:pPr>
              <w:widowControl w:val="0"/>
              <w:spacing w:line="240" w:lineRule="auto"/>
              <w:rPr>
                <w:color w:val="999999"/>
                <w:rPrChange w:id="789" w:author="USER" w:date="2022-09-06T15:02:00Z">
                  <w:rPr>
                    <w:color w:val="999999"/>
                    <w:highlight w:val="yellow"/>
                  </w:rPr>
                </w:rPrChange>
              </w:rPr>
            </w:pPr>
            <w:r w:rsidRPr="00C15A00">
              <w:fldChar w:fldCharType="begin"/>
            </w:r>
            <w:r w:rsidRPr="00C15A00">
              <w:instrText xml:space="preserve"> HYPERLINK "https://image.shutterstock.com/image-photo/transfer-files-data-system-relocation-600w-2154740869.jpg" </w:instrText>
            </w:r>
            <w:r w:rsidRPr="00C15A00">
              <w:fldChar w:fldCharType="separate"/>
            </w:r>
            <w:r w:rsidR="00970FF8" w:rsidRPr="00C15A00">
              <w:rPr>
                <w:rStyle w:val="Hipervnculo"/>
                <w:rPrChange w:id="790" w:author="USER" w:date="2022-09-06T15:02:00Z">
                  <w:rPr>
                    <w:rStyle w:val="Hipervnculo"/>
                    <w:highlight w:val="yellow"/>
                  </w:rPr>
                </w:rPrChange>
              </w:rPr>
              <w:t>https://image.shutterstock.com/image-photo/transfer-files-data-system-relocation-600w-2154740869.jpg</w:t>
            </w:r>
            <w:r w:rsidRPr="00C15A00">
              <w:rPr>
                <w:rStyle w:val="Hipervnculo"/>
                <w:rPrChange w:id="791" w:author="USER" w:date="2022-09-06T15:02:00Z">
                  <w:rPr>
                    <w:rStyle w:val="Hipervnculo"/>
                    <w:highlight w:val="yellow"/>
                  </w:rPr>
                </w:rPrChange>
              </w:rPr>
              <w:fldChar w:fldCharType="end"/>
            </w:r>
            <w:r w:rsidR="00970FF8" w:rsidRPr="00C15A00">
              <w:rPr>
                <w:rPrChange w:id="792" w:author="USER" w:date="2022-09-06T15:02:00Z">
                  <w:rPr>
                    <w:highlight w:val="yellow"/>
                  </w:rPr>
                </w:rPrChange>
              </w:rPr>
              <w:t xml:space="preserve">  </w:t>
            </w:r>
            <w:r w:rsidR="00970FF8" w:rsidRPr="00C15A00">
              <w:rPr>
                <w:color w:val="999999"/>
                <w:rPrChange w:id="793" w:author="USER" w:date="2022-09-06T15:02:00Z">
                  <w:rPr>
                    <w:color w:val="999999"/>
                    <w:highlight w:val="yellow"/>
                  </w:rPr>
                </w:rPrChange>
              </w:rPr>
              <w:t xml:space="preserve"> </w:t>
            </w:r>
          </w:p>
          <w:p w14:paraId="76A06025" w14:textId="77777777" w:rsidR="00970FF8" w:rsidRPr="00C15A00" w:rsidRDefault="00970FF8" w:rsidP="00C15A00">
            <w:pPr>
              <w:widowControl w:val="0"/>
              <w:spacing w:line="240" w:lineRule="auto"/>
              <w:rPr>
                <w:rPrChange w:id="794" w:author="USER" w:date="2022-09-06T15:02:00Z">
                  <w:rPr>
                    <w:highlight w:val="yellow"/>
                  </w:rPr>
                </w:rPrChange>
              </w:rPr>
            </w:pPr>
            <w:r w:rsidRPr="00C15A00">
              <w:rPr>
                <w:rPrChange w:id="795" w:author="USER" w:date="2022-09-06T15:02:00Z">
                  <w:rPr>
                    <w:highlight w:val="yellow"/>
                  </w:rPr>
                </w:rPrChange>
              </w:rPr>
              <w:t>228130_i45</w:t>
            </w:r>
          </w:p>
          <w:p w14:paraId="019553F8" w14:textId="77777777" w:rsidR="00970FF8" w:rsidRPr="00C15A00" w:rsidRDefault="00970FF8" w:rsidP="00C15A00">
            <w:pPr>
              <w:widowControl w:val="0"/>
              <w:spacing w:line="240" w:lineRule="auto"/>
              <w:rPr>
                <w:rPrChange w:id="796" w:author="USER" w:date="2022-09-06T15:02:00Z">
                  <w:rPr>
                    <w:highlight w:val="yellow"/>
                  </w:rPr>
                </w:rPrChange>
              </w:rPr>
            </w:pPr>
            <w:r w:rsidRPr="00C15A00">
              <w:rPr>
                <w:rPrChange w:id="797" w:author="USER" w:date="2022-09-06T15:02:00Z">
                  <w:rPr>
                    <w:highlight w:val="yellow"/>
                  </w:rPr>
                </w:rPrChange>
              </w:rPr>
              <w:t>Instalando actualizaciones</w:t>
            </w:r>
          </w:p>
          <w:p w14:paraId="58C3138E" w14:textId="77777777" w:rsidR="00970FF8" w:rsidRPr="00C15A00" w:rsidRDefault="00970FF8" w:rsidP="00C15A00">
            <w:pPr>
              <w:widowControl w:val="0"/>
              <w:spacing w:line="240" w:lineRule="auto"/>
              <w:rPr>
                <w:rPrChange w:id="798" w:author="USER" w:date="2022-09-06T15:02:00Z">
                  <w:rPr>
                    <w:highlight w:val="yellow"/>
                  </w:rPr>
                </w:rPrChange>
              </w:rPr>
            </w:pPr>
            <w:r w:rsidRPr="00C15A00">
              <w:rPr>
                <w:rPrChange w:id="799" w:author="USER" w:date="2022-09-06T15:02:00Z">
                  <w:rPr>
                    <w:highlight w:val="yellow"/>
                  </w:rPr>
                </w:rPrChange>
              </w:rPr>
              <w:t xml:space="preserve">Imagen de referencia </w:t>
            </w:r>
          </w:p>
          <w:p w14:paraId="4ED20CD9" w14:textId="77777777" w:rsidR="00970FF8" w:rsidRPr="00C15A00" w:rsidRDefault="00970FF8" w:rsidP="00C15A00">
            <w:pPr>
              <w:widowControl w:val="0"/>
              <w:spacing w:line="240" w:lineRule="auto"/>
              <w:rPr>
                <w:color w:val="999999"/>
                <w:rPrChange w:id="800" w:author="USER" w:date="2022-09-06T15:02:00Z">
                  <w:rPr>
                    <w:color w:val="999999"/>
                    <w:highlight w:val="yellow"/>
                  </w:rPr>
                </w:rPrChange>
              </w:rPr>
            </w:pPr>
            <w:r w:rsidRPr="00C15A00">
              <w:rPr>
                <w:noProof/>
                <w:lang w:val="es-CO"/>
                <w:rPrChange w:id="801" w:author="USER" w:date="2022-09-06T15:02:00Z">
                  <w:rPr>
                    <w:noProof/>
                    <w:highlight w:val="yellow"/>
                    <w:lang w:val="es-CO"/>
                  </w:rPr>
                </w:rPrChange>
              </w:rPr>
              <w:drawing>
                <wp:inline distT="0" distB="0" distL="0" distR="0" wp14:anchorId="7562E4D7" wp14:editId="6DF1FDB2">
                  <wp:extent cx="2111375" cy="1478280"/>
                  <wp:effectExtent l="0" t="0" r="3175" b="7620"/>
                  <wp:docPr id="164" name="Imagen 164" descr="Actualización en línea del equipo empresarial. Progreso de actualización 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ctualización en línea del equipo empresarial. Progreso de actualización de softwar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11375" cy="1478280"/>
                          </a:xfrm>
                          <a:prstGeom prst="rect">
                            <a:avLst/>
                          </a:prstGeom>
                          <a:noFill/>
                          <a:ln>
                            <a:noFill/>
                          </a:ln>
                        </pic:spPr>
                      </pic:pic>
                    </a:graphicData>
                  </a:graphic>
                </wp:inline>
              </w:drawing>
            </w:r>
          </w:p>
          <w:p w14:paraId="6B43B31A" w14:textId="77777777" w:rsidR="00970FF8" w:rsidRPr="00C15A00" w:rsidRDefault="00000000" w:rsidP="00C15A00">
            <w:pPr>
              <w:widowControl w:val="0"/>
              <w:spacing w:line="240" w:lineRule="auto"/>
              <w:rPr>
                <w:color w:val="999999"/>
                <w:rPrChange w:id="802" w:author="USER" w:date="2022-09-06T15:02:00Z">
                  <w:rPr>
                    <w:color w:val="999999"/>
                    <w:highlight w:val="yellow"/>
                  </w:rPr>
                </w:rPrChange>
              </w:rPr>
            </w:pPr>
            <w:r w:rsidRPr="00C15A00">
              <w:fldChar w:fldCharType="begin"/>
            </w:r>
            <w:r w:rsidRPr="00C15A00">
              <w:instrText xml:space="preserve"> HYPERLINK "https://image.shutterstock.com/image-photo/business-computer-online-update-software-600w-2036243051.jpg" </w:instrText>
            </w:r>
            <w:r w:rsidRPr="00C15A00">
              <w:fldChar w:fldCharType="separate"/>
            </w:r>
            <w:r w:rsidR="00970FF8" w:rsidRPr="00C15A00">
              <w:rPr>
                <w:rStyle w:val="Hipervnculo"/>
                <w:rPrChange w:id="803" w:author="USER" w:date="2022-09-06T15:02:00Z">
                  <w:rPr>
                    <w:rStyle w:val="Hipervnculo"/>
                    <w:highlight w:val="yellow"/>
                  </w:rPr>
                </w:rPrChange>
              </w:rPr>
              <w:t>https://image.shutterstock.com/image-photo/business-computer-online-update-software-600w-2036243051.jpg</w:t>
            </w:r>
            <w:r w:rsidRPr="00C15A00">
              <w:rPr>
                <w:rStyle w:val="Hipervnculo"/>
                <w:rPrChange w:id="804" w:author="USER" w:date="2022-09-06T15:02:00Z">
                  <w:rPr>
                    <w:rStyle w:val="Hipervnculo"/>
                    <w:highlight w:val="yellow"/>
                  </w:rPr>
                </w:rPrChange>
              </w:rPr>
              <w:fldChar w:fldCharType="end"/>
            </w:r>
            <w:r w:rsidR="00970FF8" w:rsidRPr="00C15A00">
              <w:rPr>
                <w:color w:val="999999"/>
                <w:rPrChange w:id="805" w:author="USER" w:date="2022-09-06T15:02:00Z">
                  <w:rPr>
                    <w:color w:val="999999"/>
                    <w:highlight w:val="yellow"/>
                  </w:rPr>
                </w:rPrChange>
              </w:rPr>
              <w:t xml:space="preserve"> </w:t>
            </w:r>
          </w:p>
          <w:p w14:paraId="1F3AD738" w14:textId="1D636DF9" w:rsidR="00970FF8" w:rsidRPr="00C15A00" w:rsidRDefault="00970FF8" w:rsidP="00C15A00">
            <w:pPr>
              <w:widowControl w:val="0"/>
              <w:spacing w:line="240" w:lineRule="auto"/>
              <w:rPr>
                <w:color w:val="999999"/>
                <w:rPrChange w:id="806" w:author="USER" w:date="2022-09-06T15:02:00Z">
                  <w:rPr>
                    <w:color w:val="999999"/>
                    <w:highlight w:val="yellow"/>
                  </w:rPr>
                </w:rPrChange>
              </w:rPr>
            </w:pPr>
            <w:r w:rsidRPr="00C15A00">
              <w:rPr>
                <w:rPrChange w:id="807" w:author="USER" w:date="2022-09-06T15:02:00Z">
                  <w:rPr>
                    <w:highlight w:val="yellow"/>
                  </w:rPr>
                </w:rPrChange>
              </w:rPr>
              <w:t>228130_i46</w:t>
            </w:r>
          </w:p>
        </w:tc>
        <w:tc>
          <w:tcPr>
            <w:tcW w:w="2070" w:type="dxa"/>
            <w:shd w:val="clear" w:color="auto" w:fill="auto"/>
            <w:tcMar>
              <w:top w:w="100" w:type="dxa"/>
              <w:left w:w="100" w:type="dxa"/>
              <w:bottom w:w="100" w:type="dxa"/>
              <w:right w:w="100" w:type="dxa"/>
            </w:tcMar>
          </w:tcPr>
          <w:p w14:paraId="2F5F530A" w14:textId="77777777" w:rsidR="00970FF8" w:rsidRPr="00C15A00" w:rsidRDefault="00970FF8" w:rsidP="00C15A00">
            <w:pPr>
              <w:widowControl w:val="0"/>
              <w:spacing w:line="240" w:lineRule="auto"/>
              <w:rPr>
                <w:rPrChange w:id="808" w:author="USER" w:date="2022-09-06T15:02:00Z">
                  <w:rPr>
                    <w:highlight w:val="yellow"/>
                  </w:rPr>
                </w:rPrChange>
              </w:rPr>
            </w:pPr>
            <w:r w:rsidRPr="00C15A00">
              <w:rPr>
                <w:rPrChange w:id="809" w:author="USER" w:date="2022-09-06T15:02:00Z">
                  <w:rPr>
                    <w:highlight w:val="yellow"/>
                  </w:rPr>
                </w:rPrChange>
              </w:rPr>
              <w:t>N/A</w:t>
            </w:r>
          </w:p>
        </w:tc>
        <w:tc>
          <w:tcPr>
            <w:tcW w:w="4815" w:type="dxa"/>
            <w:shd w:val="clear" w:color="auto" w:fill="auto"/>
            <w:tcMar>
              <w:top w:w="100" w:type="dxa"/>
              <w:left w:w="100" w:type="dxa"/>
              <w:bottom w:w="100" w:type="dxa"/>
              <w:right w:w="100" w:type="dxa"/>
            </w:tcMar>
          </w:tcPr>
          <w:p w14:paraId="77017C59" w14:textId="77777777" w:rsidR="00970FF8" w:rsidRPr="00C15A00" w:rsidRDefault="00970FF8" w:rsidP="00C15A00">
            <w:pPr>
              <w:widowControl w:val="0"/>
              <w:spacing w:line="240" w:lineRule="auto"/>
              <w:rPr>
                <w:rPrChange w:id="810" w:author="USER" w:date="2022-09-06T15:02:00Z">
                  <w:rPr>
                    <w:highlight w:val="yellow"/>
                  </w:rPr>
                </w:rPrChange>
              </w:rPr>
            </w:pPr>
          </w:p>
        </w:tc>
        <w:tc>
          <w:tcPr>
            <w:tcW w:w="2554" w:type="dxa"/>
            <w:shd w:val="clear" w:color="auto" w:fill="auto"/>
            <w:tcMar>
              <w:top w:w="100" w:type="dxa"/>
              <w:left w:w="100" w:type="dxa"/>
              <w:bottom w:w="100" w:type="dxa"/>
              <w:right w:w="100" w:type="dxa"/>
            </w:tcMar>
          </w:tcPr>
          <w:p w14:paraId="0F0C5ABF" w14:textId="77777777" w:rsidR="00970FF8" w:rsidRPr="00C15A00" w:rsidRDefault="00970FF8" w:rsidP="00C15A00">
            <w:pPr>
              <w:widowControl w:val="0"/>
              <w:spacing w:line="240" w:lineRule="auto"/>
              <w:rPr>
                <w:rPrChange w:id="811" w:author="USER" w:date="2022-09-06T15:02:00Z">
                  <w:rPr>
                    <w:highlight w:val="yellow"/>
                  </w:rPr>
                </w:rPrChange>
              </w:rPr>
            </w:pPr>
            <w:r w:rsidRPr="00C15A00">
              <w:rPr>
                <w:rPrChange w:id="812" w:author="USER" w:date="2022-09-06T15:02:00Z">
                  <w:rPr>
                    <w:highlight w:val="yellow"/>
                  </w:rPr>
                </w:rPrChange>
              </w:rPr>
              <w:t>Ya está grabado por el experto, ubicado en la carpeta anexos archivo: 228130_v2.mp4</w:t>
            </w:r>
          </w:p>
        </w:tc>
      </w:tr>
      <w:tr w:rsidR="00970FF8" w:rsidRPr="00C15A00" w14:paraId="57DEFC29" w14:textId="77777777" w:rsidTr="00BD7376">
        <w:tc>
          <w:tcPr>
            <w:tcW w:w="1485" w:type="dxa"/>
            <w:shd w:val="clear" w:color="auto" w:fill="auto"/>
            <w:tcMar>
              <w:top w:w="100" w:type="dxa"/>
              <w:left w:w="100" w:type="dxa"/>
              <w:bottom w:w="100" w:type="dxa"/>
              <w:right w:w="100" w:type="dxa"/>
            </w:tcMar>
          </w:tcPr>
          <w:p w14:paraId="2FEBEAAF" w14:textId="77777777" w:rsidR="00970FF8" w:rsidRPr="00C15A00" w:rsidRDefault="00970FF8" w:rsidP="00C15A00">
            <w:pPr>
              <w:widowControl w:val="0"/>
              <w:spacing w:line="240" w:lineRule="auto"/>
              <w:rPr>
                <w:b/>
                <w:rPrChange w:id="813" w:author="USER" w:date="2022-09-06T15:02:00Z">
                  <w:rPr>
                    <w:b/>
                    <w:highlight w:val="yellow"/>
                  </w:rPr>
                </w:rPrChange>
              </w:rPr>
            </w:pPr>
            <w:r w:rsidRPr="00C15A00">
              <w:rPr>
                <w:b/>
                <w:rPrChange w:id="814" w:author="USER" w:date="2022-09-06T15:02:00Z">
                  <w:rPr>
                    <w:b/>
                    <w:highlight w:val="yellow"/>
                  </w:rPr>
                </w:rPrChange>
              </w:rPr>
              <w:t>10:26:00</w:t>
            </w:r>
          </w:p>
        </w:tc>
        <w:tc>
          <w:tcPr>
            <w:tcW w:w="3525" w:type="dxa"/>
            <w:shd w:val="clear" w:color="auto" w:fill="auto"/>
            <w:tcMar>
              <w:top w:w="100" w:type="dxa"/>
              <w:left w:w="100" w:type="dxa"/>
              <w:bottom w:w="100" w:type="dxa"/>
              <w:right w:w="100" w:type="dxa"/>
            </w:tcMar>
          </w:tcPr>
          <w:p w14:paraId="08970515" w14:textId="77777777" w:rsidR="00970FF8" w:rsidRPr="00C15A00" w:rsidRDefault="00970FF8" w:rsidP="00C15A00">
            <w:pPr>
              <w:widowControl w:val="0"/>
              <w:spacing w:line="240" w:lineRule="auto"/>
              <w:rPr>
                <w:rPrChange w:id="815" w:author="USER" w:date="2022-09-06T15:02:00Z">
                  <w:rPr>
                    <w:highlight w:val="yellow"/>
                  </w:rPr>
                </w:rPrChange>
              </w:rPr>
            </w:pPr>
            <w:r w:rsidRPr="00C15A00">
              <w:rPr>
                <w:rPrChange w:id="816" w:author="USER" w:date="2022-09-06T15:02:00Z">
                  <w:rPr>
                    <w:highlight w:val="yellow"/>
                  </w:rPr>
                </w:rPrChange>
              </w:rPr>
              <w:t>Se muestra la etapa final con imágenes de despedida.</w:t>
            </w:r>
          </w:p>
          <w:p w14:paraId="24AAB160" w14:textId="77777777" w:rsidR="00970FF8" w:rsidRPr="00C15A00" w:rsidRDefault="00970FF8" w:rsidP="00C15A00">
            <w:pPr>
              <w:widowControl w:val="0"/>
              <w:spacing w:line="240" w:lineRule="auto"/>
              <w:rPr>
                <w:color w:val="999999"/>
                <w:rPrChange w:id="817" w:author="USER" w:date="2022-09-06T15:02:00Z">
                  <w:rPr>
                    <w:color w:val="999999"/>
                    <w:highlight w:val="yellow"/>
                  </w:rPr>
                </w:rPrChange>
              </w:rPr>
            </w:pPr>
            <w:r w:rsidRPr="00C15A00">
              <w:rPr>
                <w:color w:val="999999"/>
                <w:rPrChange w:id="818" w:author="USER" w:date="2022-09-06T15:02:00Z">
                  <w:rPr>
                    <w:color w:val="999999"/>
                    <w:highlight w:val="yellow"/>
                  </w:rPr>
                </w:rPrChange>
              </w:rPr>
              <w:t xml:space="preserve"> </w:t>
            </w:r>
            <w:r w:rsidRPr="00C15A00">
              <w:rPr>
                <w:rPrChange w:id="819" w:author="USER" w:date="2022-09-06T15:02:00Z">
                  <w:rPr>
                    <w:highlight w:val="yellow"/>
                  </w:rPr>
                </w:rPrChange>
              </w:rPr>
              <w:t xml:space="preserve">Imagen de referencia </w:t>
            </w:r>
          </w:p>
          <w:p w14:paraId="436372F0" w14:textId="77777777" w:rsidR="00970FF8" w:rsidRPr="00C15A00" w:rsidRDefault="00970FF8" w:rsidP="00C15A00">
            <w:pPr>
              <w:widowControl w:val="0"/>
              <w:spacing w:line="240" w:lineRule="auto"/>
              <w:rPr>
                <w:color w:val="999999"/>
                <w:rPrChange w:id="820" w:author="USER" w:date="2022-09-06T15:02:00Z">
                  <w:rPr>
                    <w:color w:val="999999"/>
                    <w:highlight w:val="yellow"/>
                  </w:rPr>
                </w:rPrChange>
              </w:rPr>
            </w:pPr>
            <w:r w:rsidRPr="00C15A00">
              <w:rPr>
                <w:noProof/>
                <w:lang w:val="es-CO"/>
                <w:rPrChange w:id="821" w:author="USER" w:date="2022-09-06T15:02:00Z">
                  <w:rPr>
                    <w:noProof/>
                    <w:highlight w:val="yellow"/>
                    <w:lang w:val="es-CO"/>
                  </w:rPr>
                </w:rPrChange>
              </w:rPr>
              <w:drawing>
                <wp:inline distT="0" distB="0" distL="0" distR="0" wp14:anchorId="779E7D96" wp14:editId="1644E14D">
                  <wp:extent cx="2111375" cy="1478280"/>
                  <wp:effectExtent l="0" t="0" r="3175" b="7620"/>
                  <wp:docPr id="165" name="Imagen 165" descr="Feliz personaje de caricatura hombre con camiseta roja saludando con la mano aislado sobre fondo blanco. 3d ilustración de repres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eliz personaje de caricatura hombre con camiseta roja saludando con la mano aislado sobre fondo blanco. 3d ilustración de representación."/>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11375" cy="1478280"/>
                          </a:xfrm>
                          <a:prstGeom prst="rect">
                            <a:avLst/>
                          </a:prstGeom>
                          <a:noFill/>
                          <a:ln>
                            <a:noFill/>
                          </a:ln>
                        </pic:spPr>
                      </pic:pic>
                    </a:graphicData>
                  </a:graphic>
                </wp:inline>
              </w:drawing>
            </w:r>
          </w:p>
          <w:p w14:paraId="593D2A77" w14:textId="77777777" w:rsidR="00970FF8" w:rsidRPr="00C15A00" w:rsidRDefault="00970FF8" w:rsidP="00C15A00">
            <w:pPr>
              <w:widowControl w:val="0"/>
              <w:spacing w:line="240" w:lineRule="auto"/>
              <w:rPr>
                <w:color w:val="999999"/>
                <w:rPrChange w:id="822" w:author="USER" w:date="2022-09-06T15:02:00Z">
                  <w:rPr>
                    <w:color w:val="999999"/>
                    <w:highlight w:val="yellow"/>
                  </w:rPr>
                </w:rPrChange>
              </w:rPr>
            </w:pPr>
          </w:p>
          <w:p w14:paraId="3631F02E" w14:textId="77777777" w:rsidR="00970FF8" w:rsidRPr="00C15A00" w:rsidRDefault="00970FF8" w:rsidP="00C15A00">
            <w:pPr>
              <w:widowControl w:val="0"/>
              <w:spacing w:line="240" w:lineRule="auto"/>
              <w:rPr>
                <w:color w:val="999999"/>
                <w:rPrChange w:id="823" w:author="USER" w:date="2022-09-06T15:02:00Z">
                  <w:rPr>
                    <w:color w:val="999999"/>
                    <w:highlight w:val="yellow"/>
                  </w:rPr>
                </w:rPrChange>
              </w:rPr>
            </w:pPr>
            <w:r w:rsidRPr="00C15A00">
              <w:rPr>
                <w:rPrChange w:id="824" w:author="USER" w:date="2022-09-06T15:02:00Z">
                  <w:rPr>
                    <w:highlight w:val="yellow"/>
                  </w:rPr>
                </w:rPrChange>
              </w:rPr>
              <w:t xml:space="preserve">Imagen de referencia </w:t>
            </w:r>
            <w:r w:rsidRPr="00C15A00">
              <w:fldChar w:fldCharType="begin"/>
            </w:r>
            <w:r w:rsidRPr="00C15A00">
              <w:instrText xml:space="preserve"> HYPERLINK "https://image.shutterstock.com/image-illustration/happy-cartoon-character-man-red-600w-1962874525.jpg" </w:instrText>
            </w:r>
            <w:r w:rsidRPr="00C15A00">
              <w:fldChar w:fldCharType="separate"/>
            </w:r>
            <w:r w:rsidRPr="00C15A00">
              <w:rPr>
                <w:rStyle w:val="Hipervnculo"/>
                <w:rPrChange w:id="825" w:author="USER" w:date="2022-09-06T15:02:00Z">
                  <w:rPr>
                    <w:rStyle w:val="Hipervnculo"/>
                    <w:highlight w:val="yellow"/>
                  </w:rPr>
                </w:rPrChange>
              </w:rPr>
              <w:t>https://image.shutterstock.com/image-illustration/happy-cartoon-character-man-red-600w-1962874525.jpg</w:t>
            </w:r>
            <w:r w:rsidRPr="00C15A00">
              <w:rPr>
                <w:rStyle w:val="Hipervnculo"/>
                <w:rPrChange w:id="826" w:author="USER" w:date="2022-09-06T15:02:00Z">
                  <w:rPr>
                    <w:rStyle w:val="Hipervnculo"/>
                    <w:highlight w:val="yellow"/>
                  </w:rPr>
                </w:rPrChange>
              </w:rPr>
              <w:fldChar w:fldCharType="end"/>
            </w:r>
            <w:r w:rsidRPr="00C15A00">
              <w:rPr>
                <w:rPrChange w:id="827" w:author="USER" w:date="2022-09-06T15:02:00Z">
                  <w:rPr>
                    <w:highlight w:val="yellow"/>
                  </w:rPr>
                </w:rPrChange>
              </w:rPr>
              <w:t xml:space="preserve"> </w:t>
            </w:r>
            <w:r w:rsidRPr="00C15A00">
              <w:rPr>
                <w:color w:val="999999"/>
                <w:rPrChange w:id="828" w:author="USER" w:date="2022-09-06T15:02:00Z">
                  <w:rPr>
                    <w:color w:val="999999"/>
                    <w:highlight w:val="yellow"/>
                  </w:rPr>
                </w:rPrChange>
              </w:rPr>
              <w:t xml:space="preserve"> </w:t>
            </w:r>
          </w:p>
          <w:p w14:paraId="1A9309CC" w14:textId="3C135C7C" w:rsidR="00970FF8" w:rsidRPr="00C15A00" w:rsidRDefault="00970FF8" w:rsidP="00C15A00">
            <w:pPr>
              <w:widowControl w:val="0"/>
              <w:spacing w:line="240" w:lineRule="auto"/>
              <w:rPr>
                <w:color w:val="999999"/>
                <w:rPrChange w:id="829" w:author="USER" w:date="2022-09-06T15:02:00Z">
                  <w:rPr>
                    <w:color w:val="999999"/>
                    <w:highlight w:val="yellow"/>
                  </w:rPr>
                </w:rPrChange>
              </w:rPr>
            </w:pPr>
            <w:r w:rsidRPr="00C15A00">
              <w:rPr>
                <w:rPrChange w:id="830" w:author="USER" w:date="2022-09-06T15:02:00Z">
                  <w:rPr>
                    <w:highlight w:val="yellow"/>
                  </w:rPr>
                </w:rPrChange>
              </w:rPr>
              <w:t>228130_i47</w:t>
            </w:r>
          </w:p>
        </w:tc>
        <w:tc>
          <w:tcPr>
            <w:tcW w:w="2070" w:type="dxa"/>
            <w:shd w:val="clear" w:color="auto" w:fill="auto"/>
            <w:tcMar>
              <w:top w:w="100" w:type="dxa"/>
              <w:left w:w="100" w:type="dxa"/>
              <w:bottom w:w="100" w:type="dxa"/>
              <w:right w:w="100" w:type="dxa"/>
            </w:tcMar>
          </w:tcPr>
          <w:p w14:paraId="15EBA689" w14:textId="77777777" w:rsidR="00970FF8" w:rsidRPr="00C15A00" w:rsidRDefault="00970FF8" w:rsidP="00C15A00">
            <w:pPr>
              <w:widowControl w:val="0"/>
              <w:spacing w:line="240" w:lineRule="auto"/>
              <w:rPr>
                <w:rPrChange w:id="831" w:author="USER" w:date="2022-09-06T15:02:00Z">
                  <w:rPr>
                    <w:highlight w:val="yellow"/>
                  </w:rPr>
                </w:rPrChange>
              </w:rPr>
            </w:pPr>
            <w:r w:rsidRPr="00C15A00">
              <w:rPr>
                <w:rPrChange w:id="832" w:author="USER" w:date="2022-09-06T15:02:00Z">
                  <w:rPr>
                    <w:highlight w:val="yellow"/>
                  </w:rPr>
                </w:rPrChange>
              </w:rPr>
              <w:t>N/A</w:t>
            </w:r>
          </w:p>
        </w:tc>
        <w:tc>
          <w:tcPr>
            <w:tcW w:w="4815" w:type="dxa"/>
            <w:shd w:val="clear" w:color="auto" w:fill="auto"/>
            <w:tcMar>
              <w:top w:w="100" w:type="dxa"/>
              <w:left w:w="100" w:type="dxa"/>
              <w:bottom w:w="100" w:type="dxa"/>
              <w:right w:w="100" w:type="dxa"/>
            </w:tcMar>
          </w:tcPr>
          <w:p w14:paraId="0C609DEE" w14:textId="77777777" w:rsidR="00970FF8" w:rsidRPr="00C15A00" w:rsidRDefault="00970FF8" w:rsidP="00C15A00">
            <w:pPr>
              <w:widowControl w:val="0"/>
              <w:spacing w:line="240" w:lineRule="auto"/>
              <w:rPr>
                <w:rPrChange w:id="833" w:author="USER" w:date="2022-09-06T15:02:00Z">
                  <w:rPr>
                    <w:highlight w:val="yellow"/>
                  </w:rPr>
                </w:rPrChange>
              </w:rPr>
            </w:pPr>
          </w:p>
        </w:tc>
        <w:tc>
          <w:tcPr>
            <w:tcW w:w="2554" w:type="dxa"/>
            <w:shd w:val="clear" w:color="auto" w:fill="auto"/>
            <w:tcMar>
              <w:top w:w="100" w:type="dxa"/>
              <w:left w:w="100" w:type="dxa"/>
              <w:bottom w:w="100" w:type="dxa"/>
              <w:right w:w="100" w:type="dxa"/>
            </w:tcMar>
          </w:tcPr>
          <w:p w14:paraId="719763DD" w14:textId="77777777" w:rsidR="00970FF8" w:rsidRPr="00C15A00" w:rsidRDefault="00970FF8" w:rsidP="00C15A00">
            <w:pPr>
              <w:widowControl w:val="0"/>
              <w:spacing w:line="240" w:lineRule="auto"/>
              <w:rPr>
                <w:rPrChange w:id="834" w:author="USER" w:date="2022-09-06T15:02:00Z">
                  <w:rPr>
                    <w:highlight w:val="yellow"/>
                  </w:rPr>
                </w:rPrChange>
              </w:rPr>
            </w:pPr>
            <w:r w:rsidRPr="00C15A00">
              <w:rPr>
                <w:rPrChange w:id="835" w:author="USER" w:date="2022-09-06T15:02:00Z">
                  <w:rPr>
                    <w:highlight w:val="yellow"/>
                  </w:rPr>
                </w:rPrChange>
              </w:rPr>
              <w:t>Ya está grabado por el experto, ubicado en la carpeta anexos archivo: 228130_v2.mp4</w:t>
            </w:r>
          </w:p>
        </w:tc>
      </w:tr>
      <w:tr w:rsidR="00970FF8" w:rsidRPr="00C15A00" w14:paraId="7BDDD465" w14:textId="77777777" w:rsidTr="00BD7376">
        <w:trPr>
          <w:trHeight w:val="420"/>
        </w:trPr>
        <w:tc>
          <w:tcPr>
            <w:tcW w:w="1485" w:type="dxa"/>
            <w:shd w:val="clear" w:color="auto" w:fill="auto"/>
            <w:tcMar>
              <w:top w:w="100" w:type="dxa"/>
              <w:left w:w="100" w:type="dxa"/>
              <w:bottom w:w="100" w:type="dxa"/>
              <w:right w:w="100" w:type="dxa"/>
            </w:tcMar>
          </w:tcPr>
          <w:p w14:paraId="207C99DF" w14:textId="77777777" w:rsidR="00970FF8" w:rsidRPr="00C15A00" w:rsidRDefault="00970FF8" w:rsidP="00C15A00">
            <w:pPr>
              <w:widowControl w:val="0"/>
              <w:spacing w:line="240" w:lineRule="auto"/>
              <w:rPr>
                <w:b/>
                <w:rPrChange w:id="836" w:author="USER" w:date="2022-09-06T15:02:00Z">
                  <w:rPr>
                    <w:b/>
                    <w:highlight w:val="yellow"/>
                  </w:rPr>
                </w:rPrChange>
              </w:rPr>
            </w:pPr>
            <w:r w:rsidRPr="00C15A00">
              <w:rPr>
                <w:b/>
                <w:rPrChange w:id="837" w:author="USER" w:date="2022-09-06T15:02:00Z">
                  <w:rPr>
                    <w:b/>
                    <w:highlight w:val="yellow"/>
                  </w:rPr>
                </w:rPrChange>
              </w:rPr>
              <w:t>Nombre del archivo</w:t>
            </w:r>
          </w:p>
        </w:tc>
        <w:tc>
          <w:tcPr>
            <w:tcW w:w="12964" w:type="dxa"/>
            <w:gridSpan w:val="4"/>
            <w:shd w:val="clear" w:color="auto" w:fill="auto"/>
            <w:tcMar>
              <w:top w:w="100" w:type="dxa"/>
              <w:left w:w="100" w:type="dxa"/>
              <w:bottom w:w="100" w:type="dxa"/>
              <w:right w:w="100" w:type="dxa"/>
            </w:tcMar>
          </w:tcPr>
          <w:p w14:paraId="6727C5D8" w14:textId="77777777" w:rsidR="00970FF8" w:rsidRPr="00C15A00" w:rsidRDefault="00970FF8" w:rsidP="00C15A00">
            <w:pPr>
              <w:widowControl w:val="0"/>
              <w:spacing w:line="240" w:lineRule="auto"/>
              <w:rPr>
                <w:b/>
                <w:rPrChange w:id="838" w:author="USER" w:date="2022-09-06T15:02:00Z">
                  <w:rPr>
                    <w:b/>
                    <w:highlight w:val="yellow"/>
                  </w:rPr>
                </w:rPrChange>
              </w:rPr>
            </w:pPr>
            <w:r w:rsidRPr="00C15A00">
              <w:rPr>
                <w:b/>
                <w:rPrChange w:id="839" w:author="USER" w:date="2022-09-06T15:02:00Z">
                  <w:rPr>
                    <w:b/>
                    <w:highlight w:val="yellow"/>
                  </w:rPr>
                </w:rPrChange>
              </w:rPr>
              <w:t>228130_v2</w:t>
            </w:r>
          </w:p>
        </w:tc>
      </w:tr>
      <w:tr w:rsidR="00970FF8" w:rsidRPr="00C15A00" w14:paraId="0F08FFE6" w14:textId="77777777" w:rsidTr="00BD7376">
        <w:trPr>
          <w:trHeight w:val="420"/>
        </w:trPr>
        <w:tc>
          <w:tcPr>
            <w:tcW w:w="1485" w:type="dxa"/>
            <w:shd w:val="clear" w:color="auto" w:fill="auto"/>
            <w:tcMar>
              <w:top w:w="100" w:type="dxa"/>
              <w:left w:w="100" w:type="dxa"/>
              <w:bottom w:w="100" w:type="dxa"/>
              <w:right w:w="100" w:type="dxa"/>
            </w:tcMar>
          </w:tcPr>
          <w:p w14:paraId="082A1A3C" w14:textId="77777777" w:rsidR="00970FF8" w:rsidRPr="00C15A00" w:rsidRDefault="00970FF8" w:rsidP="00C15A00">
            <w:pPr>
              <w:widowControl w:val="0"/>
              <w:spacing w:line="240" w:lineRule="auto"/>
              <w:rPr>
                <w:b/>
                <w:rPrChange w:id="840" w:author="USER" w:date="2022-09-06T15:02:00Z">
                  <w:rPr>
                    <w:b/>
                    <w:highlight w:val="yellow"/>
                  </w:rPr>
                </w:rPrChange>
              </w:rPr>
            </w:pPr>
            <w:r w:rsidRPr="00C15A00">
              <w:rPr>
                <w:b/>
                <w:rPrChange w:id="841" w:author="USER" w:date="2022-09-06T15:02:00Z">
                  <w:rPr>
                    <w:b/>
                    <w:highlight w:val="yellow"/>
                  </w:rPr>
                </w:rPrChange>
              </w:rPr>
              <w:t>Datos del narrador</w:t>
            </w:r>
          </w:p>
        </w:tc>
        <w:tc>
          <w:tcPr>
            <w:tcW w:w="12964" w:type="dxa"/>
            <w:gridSpan w:val="4"/>
            <w:shd w:val="clear" w:color="auto" w:fill="auto"/>
            <w:tcMar>
              <w:top w:w="100" w:type="dxa"/>
              <w:left w:w="100" w:type="dxa"/>
              <w:bottom w:w="100" w:type="dxa"/>
              <w:right w:w="100" w:type="dxa"/>
            </w:tcMar>
          </w:tcPr>
          <w:p w14:paraId="523D26DE" w14:textId="77777777" w:rsidR="00970FF8" w:rsidRPr="00C15A00" w:rsidRDefault="00970FF8" w:rsidP="00C15A00">
            <w:pPr>
              <w:widowControl w:val="0"/>
              <w:spacing w:line="240" w:lineRule="auto"/>
              <w:rPr>
                <w:b/>
                <w:color w:val="999999"/>
                <w:rPrChange w:id="842" w:author="USER" w:date="2022-09-06T15:02:00Z">
                  <w:rPr>
                    <w:b/>
                    <w:color w:val="999999"/>
                    <w:highlight w:val="yellow"/>
                  </w:rPr>
                </w:rPrChange>
              </w:rPr>
            </w:pPr>
            <w:r w:rsidRPr="00C15A00">
              <w:rPr>
                <w:rPrChange w:id="843" w:author="USER" w:date="2022-09-06T15:02:00Z">
                  <w:rPr>
                    <w:highlight w:val="yellow"/>
                  </w:rPr>
                </w:rPrChange>
              </w:rPr>
              <w:t>Carlos Enrique Enciso Hernández</w:t>
            </w:r>
          </w:p>
        </w:tc>
      </w:tr>
    </w:tbl>
    <w:p w14:paraId="7C73AD05" w14:textId="63858296" w:rsidR="00970FF8" w:rsidRDefault="00970FF8" w:rsidP="00C15A00">
      <w:pPr>
        <w:snapToGrid w:val="0"/>
        <w:spacing w:after="120" w:line="240" w:lineRule="auto"/>
        <w:rPr>
          <w:ins w:id="844" w:author="ELSA CRISTINA ARENAS MARTINEZ" w:date="2022-09-19T16:27:00Z"/>
        </w:rPr>
      </w:pPr>
    </w:p>
    <w:tbl>
      <w:tblPr>
        <w:tblStyle w:val="Tablaconcuadrcula"/>
        <w:tblW w:w="0" w:type="auto"/>
        <w:tblLook w:val="04A0" w:firstRow="1" w:lastRow="0" w:firstColumn="1" w:lastColumn="0" w:noHBand="0" w:noVBand="1"/>
      </w:tblPr>
      <w:tblGrid>
        <w:gridCol w:w="15690"/>
      </w:tblGrid>
      <w:tr w:rsidR="002F3217" w14:paraId="7C6CAD7A" w14:textId="77777777" w:rsidTr="00544702">
        <w:trPr>
          <w:trHeight w:val="444"/>
          <w:ins w:id="845" w:author="ELSA CRISTINA ARENAS MARTINEZ" w:date="2022-09-19T16:27:00Z"/>
        </w:trPr>
        <w:tc>
          <w:tcPr>
            <w:tcW w:w="15692" w:type="dxa"/>
            <w:shd w:val="clear" w:color="auto" w:fill="8DB3E2" w:themeFill="text2" w:themeFillTint="66"/>
          </w:tcPr>
          <w:p w14:paraId="21C778A9" w14:textId="77777777" w:rsidR="002F3217" w:rsidRPr="002D3A4B" w:rsidRDefault="002F3217" w:rsidP="00544702">
            <w:pPr>
              <w:pStyle w:val="Ttulo1"/>
              <w:jc w:val="center"/>
              <w:outlineLvl w:val="0"/>
              <w:rPr>
                <w:ins w:id="846" w:author="ELSA CRISTINA ARENAS MARTINEZ" w:date="2022-09-19T16:27:00Z"/>
                <w:sz w:val="32"/>
                <w:szCs w:val="32"/>
                <w:highlight w:val="yellow"/>
                <w:rPrChange w:id="847" w:author="ELSA CRISTINA ARENAS MARTINEZ" w:date="2022-09-19T16:59:00Z">
                  <w:rPr>
                    <w:ins w:id="848" w:author="ELSA CRISTINA ARENAS MARTINEZ" w:date="2022-09-19T16:27:00Z"/>
                    <w:sz w:val="32"/>
                    <w:szCs w:val="32"/>
                  </w:rPr>
                </w:rPrChange>
              </w:rPr>
            </w:pPr>
            <w:ins w:id="849" w:author="ELSA CRISTINA ARENAS MARTINEZ" w:date="2022-09-19T16:27:00Z">
              <w:r w:rsidRPr="002D3A4B">
                <w:rPr>
                  <w:sz w:val="32"/>
                  <w:szCs w:val="32"/>
                  <w:highlight w:val="yellow"/>
                  <w:rPrChange w:id="850" w:author="ELSA CRISTINA ARENAS MARTINEZ" w:date="2022-09-19T16:59:00Z">
                    <w:rPr>
                      <w:sz w:val="32"/>
                      <w:szCs w:val="32"/>
                    </w:rPr>
                  </w:rPrChange>
                </w:rPr>
                <w:t>Cuadro de texto</w:t>
              </w:r>
            </w:ins>
          </w:p>
        </w:tc>
      </w:tr>
      <w:tr w:rsidR="002F3217" w14:paraId="1B6B95B8" w14:textId="77777777" w:rsidTr="00544702">
        <w:trPr>
          <w:ins w:id="851" w:author="ELSA CRISTINA ARENAS MARTINEZ" w:date="2022-09-19T16:27:00Z"/>
        </w:trPr>
        <w:tc>
          <w:tcPr>
            <w:tcW w:w="15692" w:type="dxa"/>
          </w:tcPr>
          <w:p w14:paraId="419E9064" w14:textId="77777777" w:rsidR="002F3217" w:rsidRPr="002D3A4B" w:rsidRDefault="002F3217" w:rsidP="002F3217">
            <w:pPr>
              <w:snapToGrid w:val="0"/>
              <w:spacing w:after="120"/>
              <w:rPr>
                <w:moveTo w:id="852" w:author="ELSA CRISTINA ARENAS MARTINEZ" w:date="2022-09-19T16:27:00Z"/>
                <w:highlight w:val="yellow"/>
                <w:lang w:val="es-ES_tradnl"/>
                <w:rPrChange w:id="853" w:author="ELSA CRISTINA ARENAS MARTINEZ" w:date="2022-09-19T16:59:00Z">
                  <w:rPr>
                    <w:moveTo w:id="854" w:author="ELSA CRISTINA ARENAS MARTINEZ" w:date="2022-09-19T16:27:00Z"/>
                    <w:lang w:val="es-ES_tradnl"/>
                  </w:rPr>
                </w:rPrChange>
              </w:rPr>
            </w:pPr>
            <w:moveToRangeStart w:id="855" w:author="ELSA CRISTINA ARENAS MARTINEZ" w:date="2022-09-19T16:27:00Z" w:name="move114497268"/>
            <w:moveTo w:id="856" w:author="ELSA CRISTINA ARENAS MARTINEZ" w:date="2022-09-19T16:27:00Z">
              <w:r w:rsidRPr="002D3A4B">
                <w:rPr>
                  <w:highlight w:val="yellow"/>
                  <w:lang w:val="es-ES_tradnl"/>
                  <w:rPrChange w:id="857" w:author="ELSA CRISTINA ARENAS MARTINEZ" w:date="2022-09-19T16:59:00Z">
                    <w:rPr>
                      <w:lang w:val="es-ES_tradnl"/>
                    </w:rPr>
                  </w:rPrChange>
                </w:rPr>
                <w:t xml:space="preserve">Existen dos formas para hacer la instalación del sistema operativo, la primera de ellas, es utilizando una máquina virtual y la segunda, haciendo la instalación desde cero en la máquina. Para poder instalar </w:t>
              </w:r>
              <w:r w:rsidRPr="002D3A4B">
                <w:rPr>
                  <w:i/>
                  <w:highlight w:val="yellow"/>
                  <w:lang w:val="es-ES_tradnl"/>
                  <w:rPrChange w:id="858" w:author="ELSA CRISTINA ARENAS MARTINEZ" w:date="2022-09-19T16:59:00Z">
                    <w:rPr>
                      <w:i/>
                      <w:lang w:val="es-ES_tradnl"/>
                    </w:rPr>
                  </w:rPrChange>
                </w:rPr>
                <w:t>Windows server</w:t>
              </w:r>
              <w:r w:rsidRPr="002D3A4B">
                <w:rPr>
                  <w:highlight w:val="yellow"/>
                  <w:lang w:val="es-ES_tradnl"/>
                  <w:rPrChange w:id="859" w:author="ELSA CRISTINA ARENAS MARTINEZ" w:date="2022-09-19T16:59:00Z">
                    <w:rPr>
                      <w:lang w:val="es-ES_tradnl"/>
                    </w:rPr>
                  </w:rPrChange>
                </w:rPr>
                <w:t xml:space="preserve"> hay que tener ya “</w:t>
              </w:r>
              <w:proofErr w:type="spellStart"/>
              <w:r w:rsidRPr="002D3A4B">
                <w:rPr>
                  <w:highlight w:val="yellow"/>
                  <w:lang w:val="es-ES_tradnl"/>
                  <w:rPrChange w:id="860" w:author="ELSA CRISTINA ARENAS MARTINEZ" w:date="2022-09-19T16:59:00Z">
                    <w:rPr>
                      <w:lang w:val="es-ES_tradnl"/>
                    </w:rPr>
                  </w:rPrChange>
                </w:rPr>
                <w:t>booteado</w:t>
              </w:r>
              <w:proofErr w:type="spellEnd"/>
              <w:r w:rsidRPr="002D3A4B">
                <w:rPr>
                  <w:highlight w:val="yellow"/>
                  <w:lang w:val="es-ES_tradnl"/>
                  <w:rPrChange w:id="861" w:author="ELSA CRISTINA ARENAS MARTINEZ" w:date="2022-09-19T16:59:00Z">
                    <w:rPr>
                      <w:lang w:val="es-ES_tradnl"/>
                    </w:rPr>
                  </w:rPrChange>
                </w:rPr>
                <w:t>” la memoria USB, donde estará lista para hacer la instalación. Luego se procede a iniciar la máquina, ingresando al BIOS presionando la tecla F2, o alguna diferente dependiendo del modelo y la marca del equipo. Una vez ingresado al BIOS se configura en el BOOT el inicio primario por USB, para que al iniciar la máquina reconozca como dispositivo primario la memoria USB para su arranque, luego se reinicia la máquina con la USB conectada y se espera hasta que comience la instalación.</w:t>
              </w:r>
            </w:moveTo>
          </w:p>
          <w:p w14:paraId="7B1630F4" w14:textId="77777777" w:rsidR="002F3217" w:rsidRPr="002D3A4B" w:rsidRDefault="002F3217" w:rsidP="002F3217">
            <w:pPr>
              <w:snapToGrid w:val="0"/>
              <w:spacing w:after="120"/>
              <w:rPr>
                <w:moveTo w:id="862" w:author="ELSA CRISTINA ARENAS MARTINEZ" w:date="2022-09-19T16:27:00Z"/>
                <w:highlight w:val="yellow"/>
                <w:lang w:val="es-ES_tradnl"/>
                <w:rPrChange w:id="863" w:author="ELSA CRISTINA ARENAS MARTINEZ" w:date="2022-09-19T16:59:00Z">
                  <w:rPr>
                    <w:moveTo w:id="864" w:author="ELSA CRISTINA ARENAS MARTINEZ" w:date="2022-09-19T16:27:00Z"/>
                    <w:lang w:val="es-ES_tradnl"/>
                  </w:rPr>
                </w:rPrChange>
              </w:rPr>
            </w:pPr>
          </w:p>
          <w:p w14:paraId="1D60FEAC" w14:textId="77777777" w:rsidR="002F3217" w:rsidRPr="002D3A4B" w:rsidRDefault="002F3217" w:rsidP="002F3217">
            <w:pPr>
              <w:snapToGrid w:val="0"/>
              <w:spacing w:after="120"/>
              <w:jc w:val="center"/>
              <w:rPr>
                <w:moveTo w:id="865" w:author="ELSA CRISTINA ARENAS MARTINEZ" w:date="2022-09-19T16:27:00Z"/>
                <w:highlight w:val="yellow"/>
                <w:lang w:val="es-ES_tradnl"/>
                <w:rPrChange w:id="866" w:author="ELSA CRISTINA ARENAS MARTINEZ" w:date="2022-09-19T16:59:00Z">
                  <w:rPr>
                    <w:moveTo w:id="867" w:author="ELSA CRISTINA ARENAS MARTINEZ" w:date="2022-09-19T16:27:00Z"/>
                    <w:lang w:val="es-ES_tradnl"/>
                  </w:rPr>
                </w:rPrChange>
              </w:rPr>
            </w:pPr>
            <w:moveTo w:id="868" w:author="ELSA CRISTINA ARENAS MARTINEZ" w:date="2022-09-19T16:27:00Z">
              <w:r w:rsidRPr="002D3A4B">
                <w:rPr>
                  <w:noProof/>
                  <w:highlight w:val="yellow"/>
                  <w:lang w:val="es-CO"/>
                  <w:rPrChange w:id="869" w:author="ELSA CRISTINA ARENAS MARTINEZ" w:date="2022-09-19T16:59:00Z">
                    <w:rPr>
                      <w:noProof/>
                      <w:lang w:val="es-CO"/>
                    </w:rPr>
                  </w:rPrChange>
                </w:rPr>
                <w:drawing>
                  <wp:inline distT="0" distB="0" distL="0" distR="0" wp14:anchorId="5C15A8D9" wp14:editId="45FB82B2">
                    <wp:extent cx="3829050" cy="2863463"/>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31310" cy="2865153"/>
                            </a:xfrm>
                            <a:prstGeom prst="rect">
                              <a:avLst/>
                            </a:prstGeom>
                            <a:noFill/>
                            <a:ln>
                              <a:noFill/>
                            </a:ln>
                          </pic:spPr>
                        </pic:pic>
                      </a:graphicData>
                    </a:graphic>
                  </wp:inline>
                </w:drawing>
              </w:r>
            </w:moveTo>
          </w:p>
          <w:p w14:paraId="2D16D40B" w14:textId="77777777" w:rsidR="002F3217" w:rsidRPr="002D3A4B" w:rsidRDefault="002F3217" w:rsidP="002F3217">
            <w:pPr>
              <w:snapToGrid w:val="0"/>
              <w:spacing w:after="120"/>
              <w:jc w:val="center"/>
              <w:rPr>
                <w:moveTo w:id="870" w:author="ELSA CRISTINA ARENAS MARTINEZ" w:date="2022-09-19T16:27:00Z"/>
                <w:i/>
                <w:iCs/>
                <w:highlight w:val="yellow"/>
                <w:lang w:val="es-ES_tradnl"/>
                <w:rPrChange w:id="871" w:author="ELSA CRISTINA ARENAS MARTINEZ" w:date="2022-09-19T16:59:00Z">
                  <w:rPr>
                    <w:moveTo w:id="872" w:author="ELSA CRISTINA ARENAS MARTINEZ" w:date="2022-09-19T16:27:00Z"/>
                    <w:i/>
                    <w:iCs/>
                    <w:lang w:val="es-ES_tradnl"/>
                  </w:rPr>
                </w:rPrChange>
              </w:rPr>
            </w:pPr>
            <w:moveTo w:id="873" w:author="ELSA CRISTINA ARENAS MARTINEZ" w:date="2022-09-19T16:27:00Z">
              <w:r w:rsidRPr="002D3A4B">
                <w:rPr>
                  <w:i/>
                  <w:iCs/>
                  <w:highlight w:val="yellow"/>
                  <w:lang w:val="es-ES_tradnl"/>
                  <w:rPrChange w:id="874" w:author="ELSA CRISTINA ARENAS MARTINEZ" w:date="2022-09-19T16:59:00Z">
                    <w:rPr>
                      <w:i/>
                      <w:iCs/>
                      <w:lang w:val="es-ES_tradnl"/>
                    </w:rPr>
                  </w:rPrChange>
                </w:rPr>
                <w:t xml:space="preserve">Nota. Elaboración propia incluida en los Anexos como </w:t>
              </w:r>
              <w:r w:rsidRPr="002D3A4B">
                <w:rPr>
                  <w:color w:val="000000"/>
                  <w:sz w:val="20"/>
                  <w:szCs w:val="20"/>
                  <w:highlight w:val="yellow"/>
                  <w:shd w:val="clear" w:color="auto" w:fill="FFFFFF"/>
                  <w:rPrChange w:id="875" w:author="ELSA CRISTINA ARENAS MARTINEZ" w:date="2022-09-19T16:59:00Z">
                    <w:rPr>
                      <w:color w:val="000000"/>
                      <w:sz w:val="20"/>
                      <w:szCs w:val="20"/>
                      <w:shd w:val="clear" w:color="auto" w:fill="FFFFFF"/>
                    </w:rPr>
                  </w:rPrChange>
                </w:rPr>
                <w:t>228130_i48</w:t>
              </w:r>
            </w:moveTo>
          </w:p>
          <w:p w14:paraId="5FD16F61" w14:textId="77777777" w:rsidR="002F3217" w:rsidRPr="002D3A4B" w:rsidRDefault="002F3217" w:rsidP="002F3217">
            <w:pPr>
              <w:snapToGrid w:val="0"/>
              <w:spacing w:after="120"/>
              <w:rPr>
                <w:moveTo w:id="876" w:author="ELSA CRISTINA ARENAS MARTINEZ" w:date="2022-09-19T16:27:00Z"/>
                <w:highlight w:val="yellow"/>
                <w:lang w:val="es-ES_tradnl"/>
                <w:rPrChange w:id="877" w:author="ELSA CRISTINA ARENAS MARTINEZ" w:date="2022-09-19T16:59:00Z">
                  <w:rPr>
                    <w:moveTo w:id="878" w:author="ELSA CRISTINA ARENAS MARTINEZ" w:date="2022-09-19T16:27:00Z"/>
                    <w:lang w:val="es-ES_tradnl"/>
                  </w:rPr>
                </w:rPrChange>
              </w:rPr>
            </w:pPr>
            <w:moveTo w:id="879" w:author="ELSA CRISTINA ARENAS MARTINEZ" w:date="2022-09-19T16:27:00Z">
              <w:r w:rsidRPr="002D3A4B">
                <w:rPr>
                  <w:highlight w:val="yellow"/>
                  <w:lang w:val="es-ES_tradnl"/>
                  <w:rPrChange w:id="880" w:author="ELSA CRISTINA ARENAS MARTINEZ" w:date="2022-09-19T16:59:00Z">
                    <w:rPr>
                      <w:lang w:val="es-ES_tradnl"/>
                    </w:rPr>
                  </w:rPrChange>
                </w:rPr>
                <w:t>Deben aceptarse los términos de licencia y luego se visualiza una ventana que muestra dos opciones: 1) Actualización, opción que no se puede seleccionar porque actualizaría a una versión ya existente; 2) La siguiente opción personalizada es la que se debe hacer para realizar nuevas instalaciones del sistema operativo, cuando se hace clic en personalizada, empezará el proceso de preparación del disco duro.</w:t>
              </w:r>
            </w:moveTo>
          </w:p>
          <w:p w14:paraId="00AABDB9" w14:textId="77777777" w:rsidR="002F3217" w:rsidRPr="002D3A4B" w:rsidRDefault="002F3217" w:rsidP="002F3217">
            <w:pPr>
              <w:snapToGrid w:val="0"/>
              <w:spacing w:after="120"/>
              <w:jc w:val="center"/>
              <w:rPr>
                <w:moveTo w:id="881" w:author="ELSA CRISTINA ARENAS MARTINEZ" w:date="2022-09-19T16:27:00Z"/>
                <w:highlight w:val="yellow"/>
                <w:lang w:val="es-ES_tradnl"/>
                <w:rPrChange w:id="882" w:author="ELSA CRISTINA ARENAS MARTINEZ" w:date="2022-09-19T16:59:00Z">
                  <w:rPr>
                    <w:moveTo w:id="883" w:author="ELSA CRISTINA ARENAS MARTINEZ" w:date="2022-09-19T16:27:00Z"/>
                    <w:lang w:val="es-ES_tradnl"/>
                  </w:rPr>
                </w:rPrChange>
              </w:rPr>
            </w:pPr>
            <w:moveTo w:id="884" w:author="ELSA CRISTINA ARENAS MARTINEZ" w:date="2022-09-19T16:27:00Z">
              <w:r w:rsidRPr="002D3A4B">
                <w:rPr>
                  <w:noProof/>
                  <w:highlight w:val="yellow"/>
                  <w:lang w:val="es-CO"/>
                  <w:rPrChange w:id="885" w:author="ELSA CRISTINA ARENAS MARTINEZ" w:date="2022-09-19T16:59:00Z">
                    <w:rPr>
                      <w:noProof/>
                      <w:lang w:val="es-CO"/>
                    </w:rPr>
                  </w:rPrChange>
                </w:rPr>
                <w:drawing>
                  <wp:inline distT="0" distB="0" distL="0" distR="0" wp14:anchorId="5CD1B5C9" wp14:editId="7437D907">
                    <wp:extent cx="3190875" cy="184785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2">
                              <a:extLst>
                                <a:ext uri="{28A0092B-C50C-407E-A947-70E740481C1C}">
                                  <a14:useLocalDpi xmlns:a14="http://schemas.microsoft.com/office/drawing/2010/main" val="0"/>
                                </a:ext>
                              </a:extLst>
                            </a:blip>
                            <a:srcRect b="3482"/>
                            <a:stretch/>
                          </pic:blipFill>
                          <pic:spPr bwMode="auto">
                            <a:xfrm>
                              <a:off x="0" y="0"/>
                              <a:ext cx="3190875" cy="1847850"/>
                            </a:xfrm>
                            <a:prstGeom prst="rect">
                              <a:avLst/>
                            </a:prstGeom>
                            <a:noFill/>
                            <a:ln>
                              <a:noFill/>
                            </a:ln>
                            <a:extLst>
                              <a:ext uri="{53640926-AAD7-44D8-BBD7-CCE9431645EC}">
                                <a14:shadowObscured xmlns:a14="http://schemas.microsoft.com/office/drawing/2010/main"/>
                              </a:ext>
                            </a:extLst>
                          </pic:spPr>
                        </pic:pic>
                      </a:graphicData>
                    </a:graphic>
                  </wp:inline>
                </w:drawing>
              </w:r>
            </w:moveTo>
          </w:p>
          <w:p w14:paraId="313D21BF" w14:textId="77777777" w:rsidR="002F3217" w:rsidRPr="002D3A4B" w:rsidRDefault="002F3217" w:rsidP="002F3217">
            <w:pPr>
              <w:snapToGrid w:val="0"/>
              <w:spacing w:after="120"/>
              <w:jc w:val="center"/>
              <w:rPr>
                <w:moveTo w:id="886" w:author="ELSA CRISTINA ARENAS MARTINEZ" w:date="2022-09-19T16:27:00Z"/>
                <w:i/>
                <w:iCs/>
                <w:highlight w:val="yellow"/>
                <w:lang w:val="es-ES_tradnl"/>
                <w:rPrChange w:id="887" w:author="ELSA CRISTINA ARENAS MARTINEZ" w:date="2022-09-19T16:59:00Z">
                  <w:rPr>
                    <w:moveTo w:id="888" w:author="ELSA CRISTINA ARENAS MARTINEZ" w:date="2022-09-19T16:27:00Z"/>
                    <w:i/>
                    <w:iCs/>
                    <w:lang w:val="es-ES_tradnl"/>
                  </w:rPr>
                </w:rPrChange>
              </w:rPr>
            </w:pPr>
            <w:moveTo w:id="889" w:author="ELSA CRISTINA ARENAS MARTINEZ" w:date="2022-09-19T16:27:00Z">
              <w:r w:rsidRPr="002D3A4B">
                <w:rPr>
                  <w:i/>
                  <w:iCs/>
                  <w:highlight w:val="yellow"/>
                  <w:lang w:val="es-ES_tradnl"/>
                  <w:rPrChange w:id="890" w:author="ELSA CRISTINA ARENAS MARTINEZ" w:date="2022-09-19T16:59:00Z">
                    <w:rPr>
                      <w:i/>
                      <w:iCs/>
                      <w:lang w:val="es-ES_tradnl"/>
                    </w:rPr>
                  </w:rPrChange>
                </w:rPr>
                <w:t xml:space="preserve">Nota. Elaboración propia incluida en los Anexos como </w:t>
              </w:r>
              <w:r w:rsidRPr="002D3A4B">
                <w:rPr>
                  <w:color w:val="000000"/>
                  <w:sz w:val="20"/>
                  <w:szCs w:val="20"/>
                  <w:highlight w:val="yellow"/>
                  <w:shd w:val="clear" w:color="auto" w:fill="FFFFFF"/>
                  <w:rPrChange w:id="891" w:author="ELSA CRISTINA ARENAS MARTINEZ" w:date="2022-09-19T16:59:00Z">
                    <w:rPr>
                      <w:color w:val="000000"/>
                      <w:sz w:val="20"/>
                      <w:szCs w:val="20"/>
                      <w:shd w:val="clear" w:color="auto" w:fill="FFFFFF"/>
                    </w:rPr>
                  </w:rPrChange>
                </w:rPr>
                <w:t>228130_i49</w:t>
              </w:r>
            </w:moveTo>
          </w:p>
          <w:p w14:paraId="1144776E" w14:textId="77777777" w:rsidR="002F3217" w:rsidRPr="002D3A4B" w:rsidRDefault="002F3217" w:rsidP="002F3217">
            <w:pPr>
              <w:snapToGrid w:val="0"/>
              <w:spacing w:after="120"/>
              <w:rPr>
                <w:moveTo w:id="892" w:author="ELSA CRISTINA ARENAS MARTINEZ" w:date="2022-09-19T16:27:00Z"/>
                <w:highlight w:val="yellow"/>
                <w:lang w:val="es-ES_tradnl"/>
                <w:rPrChange w:id="893" w:author="ELSA CRISTINA ARENAS MARTINEZ" w:date="2022-09-19T16:59:00Z">
                  <w:rPr>
                    <w:moveTo w:id="894" w:author="ELSA CRISTINA ARENAS MARTINEZ" w:date="2022-09-19T16:27:00Z"/>
                    <w:lang w:val="es-ES_tradnl"/>
                  </w:rPr>
                </w:rPrChange>
              </w:rPr>
            </w:pPr>
          </w:p>
          <w:p w14:paraId="0AA66A2E" w14:textId="77777777" w:rsidR="002F3217" w:rsidRPr="002D3A4B" w:rsidRDefault="002F3217" w:rsidP="002F3217">
            <w:pPr>
              <w:snapToGrid w:val="0"/>
              <w:spacing w:after="120"/>
              <w:rPr>
                <w:moveTo w:id="895" w:author="ELSA CRISTINA ARENAS MARTINEZ" w:date="2022-09-19T16:27:00Z"/>
                <w:highlight w:val="yellow"/>
                <w:lang w:val="es-ES_tradnl"/>
                <w:rPrChange w:id="896" w:author="ELSA CRISTINA ARENAS MARTINEZ" w:date="2022-09-19T16:59:00Z">
                  <w:rPr>
                    <w:moveTo w:id="897" w:author="ELSA CRISTINA ARENAS MARTINEZ" w:date="2022-09-19T16:27:00Z"/>
                    <w:lang w:val="es-ES_tradnl"/>
                  </w:rPr>
                </w:rPrChange>
              </w:rPr>
            </w:pPr>
            <w:moveTo w:id="898" w:author="ELSA CRISTINA ARENAS MARTINEZ" w:date="2022-09-19T16:27:00Z">
              <w:r w:rsidRPr="002D3A4B">
                <w:rPr>
                  <w:highlight w:val="yellow"/>
                  <w:lang w:val="es-ES_tradnl"/>
                  <w:rPrChange w:id="899" w:author="ELSA CRISTINA ARENAS MARTINEZ" w:date="2022-09-19T16:59:00Z">
                    <w:rPr>
                      <w:lang w:val="es-ES_tradnl"/>
                    </w:rPr>
                  </w:rPrChange>
                </w:rPr>
                <w:t>A partir de la anterior imagen y se analizan los componentes para la preparación del disco duro:</w:t>
              </w:r>
            </w:moveTo>
          </w:p>
          <w:p w14:paraId="2D440CD0" w14:textId="77777777" w:rsidR="002F3217" w:rsidRPr="002D3A4B" w:rsidRDefault="002F3217" w:rsidP="002F3217">
            <w:pPr>
              <w:snapToGrid w:val="0"/>
              <w:spacing w:after="120"/>
              <w:rPr>
                <w:moveTo w:id="900" w:author="ELSA CRISTINA ARENAS MARTINEZ" w:date="2022-09-19T16:27:00Z"/>
                <w:highlight w:val="yellow"/>
                <w:lang w:val="es-ES_tradnl"/>
                <w:rPrChange w:id="901" w:author="ELSA CRISTINA ARENAS MARTINEZ" w:date="2022-09-19T16:59:00Z">
                  <w:rPr>
                    <w:moveTo w:id="902" w:author="ELSA CRISTINA ARENAS MARTINEZ" w:date="2022-09-19T16:27:00Z"/>
                    <w:lang w:val="es-ES_tradnl"/>
                  </w:rPr>
                </w:rPrChange>
              </w:rPr>
            </w:pPr>
          </w:p>
          <w:p w14:paraId="26AC5C32" w14:textId="77777777" w:rsidR="002F3217" w:rsidRPr="002D3A4B" w:rsidRDefault="002F3217" w:rsidP="002F3217">
            <w:pPr>
              <w:snapToGrid w:val="0"/>
              <w:spacing w:after="120"/>
              <w:rPr>
                <w:moveTo w:id="903" w:author="ELSA CRISTINA ARENAS MARTINEZ" w:date="2022-09-19T16:27:00Z"/>
                <w:highlight w:val="yellow"/>
                <w:lang w:val="es-ES_tradnl"/>
                <w:rPrChange w:id="904" w:author="ELSA CRISTINA ARENAS MARTINEZ" w:date="2022-09-19T16:59:00Z">
                  <w:rPr>
                    <w:moveTo w:id="905" w:author="ELSA CRISTINA ARENAS MARTINEZ" w:date="2022-09-19T16:27:00Z"/>
                    <w:lang w:val="es-ES_tradnl"/>
                  </w:rPr>
                </w:rPrChange>
              </w:rPr>
            </w:pPr>
            <w:moveTo w:id="906" w:author="ELSA CRISTINA ARENAS MARTINEZ" w:date="2022-09-19T16:27:00Z">
              <w:r w:rsidRPr="002D3A4B">
                <w:rPr>
                  <w:highlight w:val="yellow"/>
                  <w:lang w:val="es-ES_tradnl"/>
                  <w:rPrChange w:id="907" w:author="ELSA CRISTINA ARENAS MARTINEZ" w:date="2022-09-19T16:59:00Z">
                    <w:rPr>
                      <w:lang w:val="es-ES_tradnl"/>
                    </w:rPr>
                  </w:rPrChange>
                </w:rPr>
                <w:t>1. Disco o discos duros para la instalación: en esta opción se seleccionan los discos que se tengan instalados en la máquina para su instalación.</w:t>
              </w:r>
            </w:moveTo>
          </w:p>
          <w:p w14:paraId="3D59B714" w14:textId="77777777" w:rsidR="002F3217" w:rsidRPr="002D3A4B" w:rsidRDefault="002F3217" w:rsidP="002F3217">
            <w:pPr>
              <w:snapToGrid w:val="0"/>
              <w:spacing w:after="120"/>
              <w:rPr>
                <w:moveTo w:id="908" w:author="ELSA CRISTINA ARENAS MARTINEZ" w:date="2022-09-19T16:27:00Z"/>
                <w:highlight w:val="yellow"/>
                <w:lang w:val="es-ES_tradnl"/>
                <w:rPrChange w:id="909" w:author="ELSA CRISTINA ARENAS MARTINEZ" w:date="2022-09-19T16:59:00Z">
                  <w:rPr>
                    <w:moveTo w:id="910" w:author="ELSA CRISTINA ARENAS MARTINEZ" w:date="2022-09-19T16:27:00Z"/>
                    <w:lang w:val="es-ES_tradnl"/>
                  </w:rPr>
                </w:rPrChange>
              </w:rPr>
            </w:pPr>
            <w:moveTo w:id="911" w:author="ELSA CRISTINA ARENAS MARTINEZ" w:date="2022-09-19T16:27:00Z">
              <w:r w:rsidRPr="002D3A4B">
                <w:rPr>
                  <w:highlight w:val="yellow"/>
                  <w:lang w:val="es-ES_tradnl"/>
                  <w:rPrChange w:id="912" w:author="ELSA CRISTINA ARENAS MARTINEZ" w:date="2022-09-19T16:59:00Z">
                    <w:rPr>
                      <w:lang w:val="es-ES_tradnl"/>
                    </w:rPr>
                  </w:rPrChange>
                </w:rPr>
                <w:t>2. Actualizar: se utiliza para actualizar el contenido de la ventana, en caso de haber un cambio reciente.</w:t>
              </w:r>
            </w:moveTo>
          </w:p>
          <w:p w14:paraId="35D15258" w14:textId="77777777" w:rsidR="002F3217" w:rsidRPr="002D3A4B" w:rsidRDefault="002F3217" w:rsidP="002F3217">
            <w:pPr>
              <w:snapToGrid w:val="0"/>
              <w:spacing w:after="120"/>
              <w:rPr>
                <w:moveTo w:id="913" w:author="ELSA CRISTINA ARENAS MARTINEZ" w:date="2022-09-19T16:27:00Z"/>
                <w:highlight w:val="yellow"/>
                <w:lang w:val="es-ES_tradnl"/>
                <w:rPrChange w:id="914" w:author="ELSA CRISTINA ARENAS MARTINEZ" w:date="2022-09-19T16:59:00Z">
                  <w:rPr>
                    <w:moveTo w:id="915" w:author="ELSA CRISTINA ARENAS MARTINEZ" w:date="2022-09-19T16:27:00Z"/>
                    <w:lang w:val="es-ES_tradnl"/>
                  </w:rPr>
                </w:rPrChange>
              </w:rPr>
            </w:pPr>
            <w:moveTo w:id="916" w:author="ELSA CRISTINA ARENAS MARTINEZ" w:date="2022-09-19T16:27:00Z">
              <w:r w:rsidRPr="002D3A4B">
                <w:rPr>
                  <w:highlight w:val="yellow"/>
                  <w:lang w:val="es-ES_tradnl"/>
                  <w:rPrChange w:id="917" w:author="ELSA CRISTINA ARENAS MARTINEZ" w:date="2022-09-19T16:59:00Z">
                    <w:rPr>
                      <w:lang w:val="es-ES_tradnl"/>
                    </w:rPr>
                  </w:rPrChange>
                </w:rPr>
                <w:t xml:space="preserve">3. Cargar controlador: se utiliza cuando al hacer la instalación se detecta que el disco duro no es estándar y se requiere algún </w:t>
              </w:r>
              <w:r w:rsidRPr="002D3A4B">
                <w:rPr>
                  <w:i/>
                  <w:iCs/>
                  <w:highlight w:val="yellow"/>
                  <w:lang w:val="es-ES_tradnl"/>
                  <w:rPrChange w:id="918" w:author="ELSA CRISTINA ARENAS MARTINEZ" w:date="2022-09-19T16:59:00Z">
                    <w:rPr>
                      <w:i/>
                      <w:iCs/>
                      <w:lang w:val="es-ES_tradnl"/>
                    </w:rPr>
                  </w:rPrChange>
                </w:rPr>
                <w:t>drive</w:t>
              </w:r>
              <w:r w:rsidRPr="002D3A4B">
                <w:rPr>
                  <w:highlight w:val="yellow"/>
                  <w:lang w:val="es-ES_tradnl"/>
                  <w:rPrChange w:id="919" w:author="ELSA CRISTINA ARENAS MARTINEZ" w:date="2022-09-19T16:59:00Z">
                    <w:rPr>
                      <w:lang w:val="es-ES_tradnl"/>
                    </w:rPr>
                  </w:rPrChange>
                </w:rPr>
                <w:t xml:space="preserve"> en específico para poder hacer la detección del disco duro.</w:t>
              </w:r>
            </w:moveTo>
          </w:p>
          <w:p w14:paraId="3A50D47C" w14:textId="77777777" w:rsidR="002F3217" w:rsidRPr="002D3A4B" w:rsidRDefault="002F3217" w:rsidP="002F3217">
            <w:pPr>
              <w:snapToGrid w:val="0"/>
              <w:spacing w:after="120"/>
              <w:rPr>
                <w:moveTo w:id="920" w:author="ELSA CRISTINA ARENAS MARTINEZ" w:date="2022-09-19T16:27:00Z"/>
                <w:highlight w:val="yellow"/>
                <w:lang w:val="es-ES_tradnl"/>
                <w:rPrChange w:id="921" w:author="ELSA CRISTINA ARENAS MARTINEZ" w:date="2022-09-19T16:59:00Z">
                  <w:rPr>
                    <w:moveTo w:id="922" w:author="ELSA CRISTINA ARENAS MARTINEZ" w:date="2022-09-19T16:27:00Z"/>
                    <w:lang w:val="es-ES_tradnl"/>
                  </w:rPr>
                </w:rPrChange>
              </w:rPr>
            </w:pPr>
            <w:moveTo w:id="923" w:author="ELSA CRISTINA ARENAS MARTINEZ" w:date="2022-09-19T16:27:00Z">
              <w:r w:rsidRPr="002D3A4B">
                <w:rPr>
                  <w:highlight w:val="yellow"/>
                  <w:lang w:val="es-ES_tradnl"/>
                  <w:rPrChange w:id="924" w:author="ELSA CRISTINA ARENAS MARTINEZ" w:date="2022-09-19T16:59:00Z">
                    <w:rPr>
                      <w:lang w:val="es-ES_tradnl"/>
                    </w:rPr>
                  </w:rPrChange>
                </w:rPr>
                <w:t>4. Opciones de unidad: al seleccionar esta opción se visualizan las herramientas para realizar la instalación, como lo son el particionamiento y el formato.</w:t>
              </w:r>
            </w:moveTo>
          </w:p>
          <w:p w14:paraId="49F45CB5" w14:textId="77777777" w:rsidR="002F3217" w:rsidRPr="002D3A4B" w:rsidRDefault="002F3217" w:rsidP="002F3217">
            <w:pPr>
              <w:snapToGrid w:val="0"/>
              <w:spacing w:after="120"/>
              <w:rPr>
                <w:moveTo w:id="925" w:author="ELSA CRISTINA ARENAS MARTINEZ" w:date="2022-09-19T16:27:00Z"/>
                <w:highlight w:val="yellow"/>
                <w:lang w:val="es-ES_tradnl"/>
                <w:rPrChange w:id="926" w:author="ELSA CRISTINA ARENAS MARTINEZ" w:date="2022-09-19T16:59:00Z">
                  <w:rPr>
                    <w:moveTo w:id="927" w:author="ELSA CRISTINA ARENAS MARTINEZ" w:date="2022-09-19T16:27:00Z"/>
                    <w:lang w:val="es-ES_tradnl"/>
                  </w:rPr>
                </w:rPrChange>
              </w:rPr>
            </w:pPr>
          </w:p>
          <w:p w14:paraId="3E95666B" w14:textId="77777777" w:rsidR="002F3217" w:rsidRPr="002D3A4B" w:rsidRDefault="002F3217" w:rsidP="002F3217">
            <w:pPr>
              <w:snapToGrid w:val="0"/>
              <w:spacing w:after="120"/>
              <w:jc w:val="center"/>
              <w:rPr>
                <w:moveTo w:id="928" w:author="ELSA CRISTINA ARENAS MARTINEZ" w:date="2022-09-19T16:27:00Z"/>
                <w:highlight w:val="yellow"/>
                <w:lang w:val="es-ES_tradnl"/>
                <w:rPrChange w:id="929" w:author="ELSA CRISTINA ARENAS MARTINEZ" w:date="2022-09-19T16:59:00Z">
                  <w:rPr>
                    <w:moveTo w:id="930" w:author="ELSA CRISTINA ARENAS MARTINEZ" w:date="2022-09-19T16:27:00Z"/>
                    <w:lang w:val="es-ES_tradnl"/>
                  </w:rPr>
                </w:rPrChange>
              </w:rPr>
            </w:pPr>
            <w:moveTo w:id="931" w:author="ELSA CRISTINA ARENAS MARTINEZ" w:date="2022-09-19T16:27:00Z">
              <w:r w:rsidRPr="002D3A4B">
                <w:rPr>
                  <w:noProof/>
                  <w:highlight w:val="yellow"/>
                  <w:lang w:val="es-CO"/>
                  <w:rPrChange w:id="932" w:author="ELSA CRISTINA ARENAS MARTINEZ" w:date="2022-09-19T16:59:00Z">
                    <w:rPr>
                      <w:noProof/>
                      <w:lang w:val="es-CO"/>
                    </w:rPr>
                  </w:rPrChange>
                </w:rPr>
                <w:drawing>
                  <wp:inline distT="0" distB="0" distL="0" distR="0" wp14:anchorId="1D8DC8CC" wp14:editId="635CF946">
                    <wp:extent cx="3495675" cy="177165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95675" cy="1771650"/>
                            </a:xfrm>
                            <a:prstGeom prst="rect">
                              <a:avLst/>
                            </a:prstGeom>
                            <a:noFill/>
                            <a:ln>
                              <a:noFill/>
                            </a:ln>
                          </pic:spPr>
                        </pic:pic>
                      </a:graphicData>
                    </a:graphic>
                  </wp:inline>
                </w:drawing>
              </w:r>
            </w:moveTo>
          </w:p>
          <w:p w14:paraId="0486E879" w14:textId="77777777" w:rsidR="002F3217" w:rsidRPr="002D3A4B" w:rsidRDefault="002F3217" w:rsidP="002F3217">
            <w:pPr>
              <w:snapToGrid w:val="0"/>
              <w:spacing w:after="120"/>
              <w:jc w:val="center"/>
              <w:rPr>
                <w:moveTo w:id="933" w:author="ELSA CRISTINA ARENAS MARTINEZ" w:date="2022-09-19T16:27:00Z"/>
                <w:highlight w:val="yellow"/>
                <w:lang w:val="es-ES_tradnl"/>
                <w:rPrChange w:id="934" w:author="ELSA CRISTINA ARENAS MARTINEZ" w:date="2022-09-19T16:59:00Z">
                  <w:rPr>
                    <w:moveTo w:id="935" w:author="ELSA CRISTINA ARENAS MARTINEZ" w:date="2022-09-19T16:27:00Z"/>
                    <w:lang w:val="es-ES_tradnl"/>
                  </w:rPr>
                </w:rPrChange>
              </w:rPr>
            </w:pPr>
            <w:moveTo w:id="936" w:author="ELSA CRISTINA ARENAS MARTINEZ" w:date="2022-09-19T16:27:00Z">
              <w:r w:rsidRPr="002D3A4B">
                <w:rPr>
                  <w:i/>
                  <w:iCs/>
                  <w:highlight w:val="yellow"/>
                  <w:lang w:val="es-ES_tradnl"/>
                  <w:rPrChange w:id="937" w:author="ELSA CRISTINA ARENAS MARTINEZ" w:date="2022-09-19T16:59:00Z">
                    <w:rPr>
                      <w:i/>
                      <w:iCs/>
                      <w:lang w:val="es-ES_tradnl"/>
                    </w:rPr>
                  </w:rPrChange>
                </w:rPr>
                <w:t xml:space="preserve">Nota. Elaboración propia incluida en los Anexos como </w:t>
              </w:r>
              <w:r w:rsidRPr="002D3A4B">
                <w:rPr>
                  <w:color w:val="000000"/>
                  <w:sz w:val="20"/>
                  <w:szCs w:val="20"/>
                  <w:highlight w:val="yellow"/>
                  <w:shd w:val="clear" w:color="auto" w:fill="FFFFFF"/>
                  <w:rPrChange w:id="938" w:author="ELSA CRISTINA ARENAS MARTINEZ" w:date="2022-09-19T16:59:00Z">
                    <w:rPr>
                      <w:color w:val="000000"/>
                      <w:sz w:val="20"/>
                      <w:szCs w:val="20"/>
                      <w:shd w:val="clear" w:color="auto" w:fill="FFFFFF"/>
                    </w:rPr>
                  </w:rPrChange>
                </w:rPr>
                <w:t>228130_i50</w:t>
              </w:r>
            </w:moveTo>
          </w:p>
          <w:p w14:paraId="46911604" w14:textId="77777777" w:rsidR="002F3217" w:rsidRPr="002D3A4B" w:rsidRDefault="002F3217" w:rsidP="002F3217">
            <w:pPr>
              <w:snapToGrid w:val="0"/>
              <w:spacing w:after="120"/>
              <w:rPr>
                <w:moveTo w:id="939" w:author="ELSA CRISTINA ARENAS MARTINEZ" w:date="2022-09-19T16:27:00Z"/>
                <w:highlight w:val="yellow"/>
                <w:lang w:val="es-ES_tradnl"/>
                <w:rPrChange w:id="940" w:author="ELSA CRISTINA ARENAS MARTINEZ" w:date="2022-09-19T16:59:00Z">
                  <w:rPr>
                    <w:moveTo w:id="941" w:author="ELSA CRISTINA ARENAS MARTINEZ" w:date="2022-09-19T16:27:00Z"/>
                    <w:lang w:val="es-ES_tradnl"/>
                  </w:rPr>
                </w:rPrChange>
              </w:rPr>
            </w:pPr>
          </w:p>
          <w:p w14:paraId="470669CD" w14:textId="77777777" w:rsidR="002F3217" w:rsidRPr="002D3A4B" w:rsidRDefault="002F3217" w:rsidP="002F3217">
            <w:pPr>
              <w:snapToGrid w:val="0"/>
              <w:spacing w:after="120"/>
              <w:rPr>
                <w:moveTo w:id="942" w:author="ELSA CRISTINA ARENAS MARTINEZ" w:date="2022-09-19T16:27:00Z"/>
                <w:highlight w:val="yellow"/>
                <w:lang w:val="es-ES_tradnl"/>
                <w:rPrChange w:id="943" w:author="ELSA CRISTINA ARENAS MARTINEZ" w:date="2022-09-19T16:59:00Z">
                  <w:rPr>
                    <w:moveTo w:id="944" w:author="ELSA CRISTINA ARENAS MARTINEZ" w:date="2022-09-19T16:27:00Z"/>
                    <w:lang w:val="es-ES_tradnl"/>
                  </w:rPr>
                </w:rPrChange>
              </w:rPr>
            </w:pPr>
            <w:moveTo w:id="945" w:author="ELSA CRISTINA ARENAS MARTINEZ" w:date="2022-09-19T16:27:00Z">
              <w:r w:rsidRPr="002D3A4B">
                <w:rPr>
                  <w:highlight w:val="yellow"/>
                  <w:lang w:val="es-ES_tradnl"/>
                  <w:rPrChange w:id="946" w:author="ELSA CRISTINA ARENAS MARTINEZ" w:date="2022-09-19T16:59:00Z">
                    <w:rPr>
                      <w:lang w:val="es-ES_tradnl"/>
                    </w:rPr>
                  </w:rPrChange>
                </w:rPr>
                <w:t>En la anterior imagen se puede ver, que la opción 1 hace referencia a eliminar particiones primarias o extendidas en el disco duro, la opción 2 formatea las particiones al disco duro, la opción 3 crea particiones primarias o extendidas, la opción 4 se utiliza para hacer redimensiones de particiones; esto es muy útil, ya que permite administrar la partición, sin perder información en esta.</w:t>
              </w:r>
            </w:moveTo>
          </w:p>
          <w:moveToRangeEnd w:id="855"/>
          <w:p w14:paraId="70482976" w14:textId="7A41992F" w:rsidR="002F3217" w:rsidRPr="002D3A4B" w:rsidRDefault="002F3217" w:rsidP="00544702">
            <w:pPr>
              <w:rPr>
                <w:ins w:id="947" w:author="ELSA CRISTINA ARENAS MARTINEZ" w:date="2022-09-19T16:27:00Z"/>
                <w:color w:val="BFBFBF" w:themeColor="background1" w:themeShade="BF"/>
                <w:highlight w:val="yellow"/>
                <w:rPrChange w:id="948" w:author="ELSA CRISTINA ARENAS MARTINEZ" w:date="2022-09-19T16:59:00Z">
                  <w:rPr>
                    <w:ins w:id="949" w:author="ELSA CRISTINA ARENAS MARTINEZ" w:date="2022-09-19T16:27:00Z"/>
                    <w:color w:val="BFBFBF" w:themeColor="background1" w:themeShade="BF"/>
                  </w:rPr>
                </w:rPrChange>
              </w:rPr>
            </w:pPr>
          </w:p>
        </w:tc>
      </w:tr>
    </w:tbl>
    <w:p w14:paraId="13EF9ED2" w14:textId="77777777" w:rsidR="002F3217" w:rsidRPr="00C15A00" w:rsidRDefault="002F3217" w:rsidP="00C15A00">
      <w:pPr>
        <w:snapToGrid w:val="0"/>
        <w:spacing w:after="120" w:line="240" w:lineRule="auto"/>
      </w:pPr>
    </w:p>
    <w:p w14:paraId="6EE066CE" w14:textId="1F1D1125" w:rsidR="006D7121" w:rsidRPr="00C15A00" w:rsidDel="002F3217" w:rsidRDefault="000E0B18" w:rsidP="00C15A00">
      <w:pPr>
        <w:snapToGrid w:val="0"/>
        <w:spacing w:after="120" w:line="240" w:lineRule="auto"/>
        <w:rPr>
          <w:moveFrom w:id="950" w:author="ELSA CRISTINA ARENAS MARTINEZ" w:date="2022-09-19T16:27:00Z"/>
          <w:lang w:val="es-ES_tradnl"/>
        </w:rPr>
      </w:pPr>
      <w:moveFromRangeStart w:id="951" w:author="ELSA CRISTINA ARENAS MARTINEZ" w:date="2022-09-19T16:27:00Z" w:name="move114497268"/>
      <w:moveFrom w:id="952" w:author="ELSA CRISTINA ARENAS MARTINEZ" w:date="2022-09-19T16:27:00Z">
        <w:r w:rsidRPr="00C15A00" w:rsidDel="002F3217">
          <w:rPr>
            <w:lang w:val="es-ES_tradnl"/>
          </w:rPr>
          <w:t>Existen</w:t>
        </w:r>
        <w:r w:rsidR="006D7121" w:rsidRPr="00C15A00" w:rsidDel="002F3217">
          <w:rPr>
            <w:lang w:val="es-ES_tradnl"/>
          </w:rPr>
          <w:t xml:space="preserve"> dos formas para hacer la </w:t>
        </w:r>
        <w:r w:rsidR="00CF45A2" w:rsidRPr="00C15A00" w:rsidDel="002F3217">
          <w:rPr>
            <w:lang w:val="es-ES_tradnl"/>
          </w:rPr>
          <w:t>instalación</w:t>
        </w:r>
        <w:r w:rsidR="006D7121" w:rsidRPr="00C15A00" w:rsidDel="002F3217">
          <w:rPr>
            <w:lang w:val="es-ES_tradnl"/>
          </w:rPr>
          <w:t xml:space="preserve"> del sistema operativo</w:t>
        </w:r>
        <w:r w:rsidR="0060639C" w:rsidRPr="00C15A00" w:rsidDel="002F3217">
          <w:rPr>
            <w:lang w:val="es-ES_tradnl"/>
          </w:rPr>
          <w:t>,</w:t>
        </w:r>
        <w:r w:rsidR="006D7121" w:rsidRPr="00C15A00" w:rsidDel="002F3217">
          <w:rPr>
            <w:lang w:val="es-ES_tradnl"/>
          </w:rPr>
          <w:t xml:space="preserve"> la primera</w:t>
        </w:r>
        <w:r w:rsidRPr="00C15A00" w:rsidDel="002F3217">
          <w:rPr>
            <w:lang w:val="es-ES_tradnl"/>
          </w:rPr>
          <w:t xml:space="preserve"> de ellas, es</w:t>
        </w:r>
        <w:r w:rsidR="006D7121" w:rsidRPr="00C15A00" w:rsidDel="002F3217">
          <w:rPr>
            <w:lang w:val="es-ES_tradnl"/>
          </w:rPr>
          <w:t xml:space="preserve"> utilizando una </w:t>
        </w:r>
        <w:r w:rsidR="00C35DD1" w:rsidRPr="00C15A00" w:rsidDel="002F3217">
          <w:rPr>
            <w:lang w:val="es-ES_tradnl"/>
          </w:rPr>
          <w:t>máquina</w:t>
        </w:r>
        <w:r w:rsidR="006D7121" w:rsidRPr="00C15A00" w:rsidDel="002F3217">
          <w:rPr>
            <w:lang w:val="es-ES_tradnl"/>
          </w:rPr>
          <w:t xml:space="preserve"> virtual y la segunda</w:t>
        </w:r>
        <w:r w:rsidR="00156C64" w:rsidRPr="00C15A00" w:rsidDel="002F3217">
          <w:rPr>
            <w:lang w:val="es-ES_tradnl"/>
          </w:rPr>
          <w:t>,</w:t>
        </w:r>
        <w:r w:rsidR="006D7121" w:rsidRPr="00C15A00" w:rsidDel="002F3217">
          <w:rPr>
            <w:lang w:val="es-ES_tradnl"/>
          </w:rPr>
          <w:t xml:space="preserve"> haciendo la </w:t>
        </w:r>
        <w:r w:rsidR="00CF45A2" w:rsidRPr="00C15A00" w:rsidDel="002F3217">
          <w:rPr>
            <w:lang w:val="es-ES_tradnl"/>
          </w:rPr>
          <w:t>instalación</w:t>
        </w:r>
        <w:r w:rsidR="006D7121" w:rsidRPr="00C15A00" w:rsidDel="002F3217">
          <w:rPr>
            <w:lang w:val="es-ES_tradnl"/>
          </w:rPr>
          <w:t xml:space="preserve"> desde cero en </w:t>
        </w:r>
        <w:r w:rsidRPr="00C15A00" w:rsidDel="002F3217">
          <w:rPr>
            <w:lang w:val="es-ES_tradnl"/>
          </w:rPr>
          <w:t>la</w:t>
        </w:r>
        <w:r w:rsidR="006D7121" w:rsidRPr="00C15A00" w:rsidDel="002F3217">
          <w:rPr>
            <w:lang w:val="es-ES_tradnl"/>
          </w:rPr>
          <w:t xml:space="preserve"> </w:t>
        </w:r>
        <w:r w:rsidR="00C502F9" w:rsidRPr="00C15A00" w:rsidDel="002F3217">
          <w:rPr>
            <w:lang w:val="es-ES_tradnl"/>
          </w:rPr>
          <w:t>máquina</w:t>
        </w:r>
        <w:r w:rsidR="0060639C" w:rsidRPr="00C15A00" w:rsidDel="002F3217">
          <w:rPr>
            <w:lang w:val="es-ES_tradnl"/>
          </w:rPr>
          <w:t>. P</w:t>
        </w:r>
        <w:r w:rsidR="006D7121" w:rsidRPr="00C15A00" w:rsidDel="002F3217">
          <w:rPr>
            <w:lang w:val="es-ES_tradnl"/>
          </w:rPr>
          <w:t xml:space="preserve">ara poder instalar </w:t>
        </w:r>
        <w:r w:rsidR="00CF45A2" w:rsidRPr="00C15A00" w:rsidDel="002F3217">
          <w:rPr>
            <w:i/>
            <w:lang w:val="es-ES_tradnl"/>
          </w:rPr>
          <w:t>Windows</w:t>
        </w:r>
        <w:r w:rsidR="006D7121" w:rsidRPr="00C15A00" w:rsidDel="002F3217">
          <w:rPr>
            <w:i/>
            <w:lang w:val="es-ES_tradnl"/>
          </w:rPr>
          <w:t xml:space="preserve"> server</w:t>
        </w:r>
        <w:r w:rsidR="006D7121" w:rsidRPr="00C15A00" w:rsidDel="002F3217">
          <w:rPr>
            <w:lang w:val="es-ES_tradnl"/>
          </w:rPr>
          <w:t xml:space="preserve"> hay que tener ya </w:t>
        </w:r>
        <w:r w:rsidR="00C26F50" w:rsidRPr="00C15A00" w:rsidDel="002F3217">
          <w:rPr>
            <w:lang w:val="es-ES_tradnl"/>
          </w:rPr>
          <w:t>“</w:t>
        </w:r>
        <w:r w:rsidR="006D7121" w:rsidRPr="00C15A00" w:rsidDel="002F3217">
          <w:rPr>
            <w:lang w:val="es-ES_tradnl"/>
          </w:rPr>
          <w:t>booteado</w:t>
        </w:r>
        <w:r w:rsidR="00C26F50" w:rsidRPr="00C15A00" w:rsidDel="002F3217">
          <w:rPr>
            <w:lang w:val="es-ES_tradnl"/>
          </w:rPr>
          <w:t>”</w:t>
        </w:r>
        <w:r w:rsidR="006D7121" w:rsidRPr="00C15A00" w:rsidDel="002F3217">
          <w:rPr>
            <w:lang w:val="es-ES_tradnl"/>
          </w:rPr>
          <w:t xml:space="preserve"> </w:t>
        </w:r>
        <w:r w:rsidR="009D3A77" w:rsidRPr="00C15A00" w:rsidDel="002F3217">
          <w:rPr>
            <w:lang w:val="es-ES_tradnl"/>
          </w:rPr>
          <w:t>la</w:t>
        </w:r>
        <w:r w:rsidR="006D7121" w:rsidRPr="00C15A00" w:rsidDel="002F3217">
          <w:rPr>
            <w:lang w:val="es-ES_tradnl"/>
          </w:rPr>
          <w:t xml:space="preserve"> memoria USB</w:t>
        </w:r>
        <w:r w:rsidR="00C26F50" w:rsidRPr="00C15A00" w:rsidDel="002F3217">
          <w:rPr>
            <w:lang w:val="es-ES_tradnl"/>
          </w:rPr>
          <w:t>,</w:t>
        </w:r>
        <w:r w:rsidR="006D7121" w:rsidRPr="00C15A00" w:rsidDel="002F3217">
          <w:rPr>
            <w:lang w:val="es-ES_tradnl"/>
          </w:rPr>
          <w:t xml:space="preserve"> donde </w:t>
        </w:r>
        <w:r w:rsidR="00CF45A2" w:rsidRPr="00C15A00" w:rsidDel="002F3217">
          <w:rPr>
            <w:lang w:val="es-ES_tradnl"/>
          </w:rPr>
          <w:t>estará</w:t>
        </w:r>
        <w:r w:rsidR="006D7121" w:rsidRPr="00C15A00" w:rsidDel="002F3217">
          <w:rPr>
            <w:lang w:val="es-ES_tradnl"/>
          </w:rPr>
          <w:t xml:space="preserve"> lista para hacer la </w:t>
        </w:r>
        <w:r w:rsidR="00CF45A2" w:rsidRPr="00C15A00" w:rsidDel="002F3217">
          <w:rPr>
            <w:lang w:val="es-ES_tradnl"/>
          </w:rPr>
          <w:t>instalación</w:t>
        </w:r>
        <w:r w:rsidR="00F57964" w:rsidRPr="00C15A00" w:rsidDel="002F3217">
          <w:rPr>
            <w:lang w:val="es-ES_tradnl"/>
          </w:rPr>
          <w:t>.</w:t>
        </w:r>
        <w:r w:rsidR="006D7121" w:rsidRPr="00C15A00" w:rsidDel="002F3217">
          <w:rPr>
            <w:lang w:val="es-ES_tradnl"/>
          </w:rPr>
          <w:t xml:space="preserve"> </w:t>
        </w:r>
        <w:r w:rsidR="00F57964" w:rsidRPr="00C15A00" w:rsidDel="002F3217">
          <w:rPr>
            <w:lang w:val="es-ES_tradnl"/>
          </w:rPr>
          <w:t>L</w:t>
        </w:r>
        <w:r w:rsidR="006D7121" w:rsidRPr="00C15A00" w:rsidDel="002F3217">
          <w:rPr>
            <w:lang w:val="es-ES_tradnl"/>
          </w:rPr>
          <w:t xml:space="preserve">uego </w:t>
        </w:r>
        <w:r w:rsidR="00F57964" w:rsidRPr="00C15A00" w:rsidDel="002F3217">
          <w:rPr>
            <w:lang w:val="es-ES_tradnl"/>
          </w:rPr>
          <w:t>se procede</w:t>
        </w:r>
        <w:r w:rsidR="006D7121" w:rsidRPr="00C15A00" w:rsidDel="002F3217">
          <w:rPr>
            <w:lang w:val="es-ES_tradnl"/>
          </w:rPr>
          <w:t xml:space="preserve"> a </w:t>
        </w:r>
        <w:r w:rsidR="00CF45A2" w:rsidRPr="00C15A00" w:rsidDel="002F3217">
          <w:rPr>
            <w:lang w:val="es-ES_tradnl"/>
          </w:rPr>
          <w:t>iniciar</w:t>
        </w:r>
        <w:r w:rsidR="0060639C" w:rsidRPr="00C15A00" w:rsidDel="002F3217">
          <w:rPr>
            <w:lang w:val="es-ES_tradnl"/>
          </w:rPr>
          <w:t xml:space="preserve"> </w:t>
        </w:r>
        <w:r w:rsidR="00F57964" w:rsidRPr="00C15A00" w:rsidDel="002F3217">
          <w:rPr>
            <w:lang w:val="es-ES_tradnl"/>
          </w:rPr>
          <w:t>la</w:t>
        </w:r>
        <w:r w:rsidR="0060639C" w:rsidRPr="00C15A00" w:rsidDel="002F3217">
          <w:rPr>
            <w:lang w:val="es-ES_tradnl"/>
          </w:rPr>
          <w:t xml:space="preserve"> má</w:t>
        </w:r>
        <w:r w:rsidR="006D7121" w:rsidRPr="00C15A00" w:rsidDel="002F3217">
          <w:rPr>
            <w:lang w:val="es-ES_tradnl"/>
          </w:rPr>
          <w:t>quina</w:t>
        </w:r>
        <w:r w:rsidR="00F57964" w:rsidRPr="00C15A00" w:rsidDel="002F3217">
          <w:rPr>
            <w:lang w:val="es-ES_tradnl"/>
          </w:rPr>
          <w:t>,</w:t>
        </w:r>
        <w:r w:rsidR="006D7121" w:rsidRPr="00C15A00" w:rsidDel="002F3217">
          <w:rPr>
            <w:lang w:val="es-ES_tradnl"/>
          </w:rPr>
          <w:t xml:space="preserve"> ingresando al BIOS presionando la tecla F2</w:t>
        </w:r>
        <w:r w:rsidR="00F57964" w:rsidRPr="00C15A00" w:rsidDel="002F3217">
          <w:rPr>
            <w:lang w:val="es-ES_tradnl"/>
          </w:rPr>
          <w:t>,</w:t>
        </w:r>
        <w:r w:rsidR="006D7121" w:rsidRPr="00C15A00" w:rsidDel="002F3217">
          <w:rPr>
            <w:lang w:val="es-ES_tradnl"/>
          </w:rPr>
          <w:t xml:space="preserve"> o alguna diferente dependiendo </w:t>
        </w:r>
        <w:r w:rsidR="00F57964" w:rsidRPr="00C15A00" w:rsidDel="002F3217">
          <w:rPr>
            <w:lang w:val="es-ES_tradnl"/>
          </w:rPr>
          <w:t>d</w:t>
        </w:r>
        <w:r w:rsidR="006D7121" w:rsidRPr="00C15A00" w:rsidDel="002F3217">
          <w:rPr>
            <w:lang w:val="es-ES_tradnl"/>
          </w:rPr>
          <w:t xml:space="preserve">el modelo y </w:t>
        </w:r>
        <w:r w:rsidR="00F57964" w:rsidRPr="00C15A00" w:rsidDel="002F3217">
          <w:rPr>
            <w:lang w:val="es-ES_tradnl"/>
          </w:rPr>
          <w:t xml:space="preserve">la </w:t>
        </w:r>
        <w:r w:rsidR="006D7121" w:rsidRPr="00C15A00" w:rsidDel="002F3217">
          <w:rPr>
            <w:lang w:val="es-ES_tradnl"/>
          </w:rPr>
          <w:t>marca de</w:t>
        </w:r>
        <w:r w:rsidR="00F57964" w:rsidRPr="00C15A00" w:rsidDel="002F3217">
          <w:rPr>
            <w:lang w:val="es-ES_tradnl"/>
          </w:rPr>
          <w:t>l</w:t>
        </w:r>
        <w:r w:rsidR="006D7121" w:rsidRPr="00C15A00" w:rsidDel="002F3217">
          <w:rPr>
            <w:lang w:val="es-ES_tradnl"/>
          </w:rPr>
          <w:t xml:space="preserve"> equip</w:t>
        </w:r>
        <w:r w:rsidR="00F57964" w:rsidRPr="00C15A00" w:rsidDel="002F3217">
          <w:rPr>
            <w:lang w:val="es-ES_tradnl"/>
          </w:rPr>
          <w:t>o. U</w:t>
        </w:r>
        <w:r w:rsidR="006D7121" w:rsidRPr="00C15A00" w:rsidDel="002F3217">
          <w:rPr>
            <w:lang w:val="es-ES_tradnl"/>
          </w:rPr>
          <w:t xml:space="preserve">na vez ingresado al BIOS </w:t>
        </w:r>
        <w:r w:rsidR="00C56D94" w:rsidRPr="00C15A00" w:rsidDel="002F3217">
          <w:rPr>
            <w:lang w:val="es-ES_tradnl"/>
          </w:rPr>
          <w:t>se configura</w:t>
        </w:r>
        <w:r w:rsidR="006D7121" w:rsidRPr="00C15A00" w:rsidDel="002F3217">
          <w:rPr>
            <w:lang w:val="es-ES_tradnl"/>
          </w:rPr>
          <w:t xml:space="preserve"> en el BOOT el inicio primario por USB</w:t>
        </w:r>
        <w:r w:rsidR="00D866F4" w:rsidRPr="00C15A00" w:rsidDel="002F3217">
          <w:rPr>
            <w:lang w:val="es-ES_tradnl"/>
          </w:rPr>
          <w:t>,</w:t>
        </w:r>
        <w:r w:rsidR="006D7121" w:rsidRPr="00C15A00" w:rsidDel="002F3217">
          <w:rPr>
            <w:lang w:val="es-ES_tradnl"/>
          </w:rPr>
          <w:t xml:space="preserve"> para que al iniciar la m</w:t>
        </w:r>
        <w:r w:rsidR="0060639C" w:rsidRPr="00C15A00" w:rsidDel="002F3217">
          <w:rPr>
            <w:lang w:val="es-ES_tradnl"/>
          </w:rPr>
          <w:t>á</w:t>
        </w:r>
        <w:r w:rsidR="006D7121" w:rsidRPr="00C15A00" w:rsidDel="002F3217">
          <w:rPr>
            <w:lang w:val="es-ES_tradnl"/>
          </w:rPr>
          <w:t>quina reconozca como dispositivo primario la memoria USB para su arranq</w:t>
        </w:r>
        <w:r w:rsidR="0060639C" w:rsidRPr="00C15A00" w:rsidDel="002F3217">
          <w:rPr>
            <w:lang w:val="es-ES_tradnl"/>
          </w:rPr>
          <w:t xml:space="preserve">ue, luego </w:t>
        </w:r>
        <w:r w:rsidR="00D866F4" w:rsidRPr="00C15A00" w:rsidDel="002F3217">
          <w:rPr>
            <w:lang w:val="es-ES_tradnl"/>
          </w:rPr>
          <w:t xml:space="preserve">se </w:t>
        </w:r>
        <w:r w:rsidR="0060639C" w:rsidRPr="00C15A00" w:rsidDel="002F3217">
          <w:rPr>
            <w:lang w:val="es-ES_tradnl"/>
          </w:rPr>
          <w:t>reinici</w:t>
        </w:r>
        <w:r w:rsidR="00D866F4" w:rsidRPr="00C15A00" w:rsidDel="002F3217">
          <w:rPr>
            <w:lang w:val="es-ES_tradnl"/>
          </w:rPr>
          <w:t>a la</w:t>
        </w:r>
        <w:r w:rsidR="0060639C" w:rsidRPr="00C15A00" w:rsidDel="002F3217">
          <w:rPr>
            <w:lang w:val="es-ES_tradnl"/>
          </w:rPr>
          <w:t xml:space="preserve"> má</w:t>
        </w:r>
        <w:r w:rsidR="006D7121" w:rsidRPr="00C15A00" w:rsidDel="002F3217">
          <w:rPr>
            <w:lang w:val="es-ES_tradnl"/>
          </w:rPr>
          <w:t xml:space="preserve">quina con la USB conectada y </w:t>
        </w:r>
        <w:r w:rsidR="00D866F4" w:rsidRPr="00C15A00" w:rsidDel="002F3217">
          <w:rPr>
            <w:lang w:val="es-ES_tradnl"/>
          </w:rPr>
          <w:t>se espera</w:t>
        </w:r>
        <w:r w:rsidR="006D7121" w:rsidRPr="00C15A00" w:rsidDel="002F3217">
          <w:rPr>
            <w:lang w:val="es-ES_tradnl"/>
          </w:rPr>
          <w:t xml:space="preserve"> hasta que comience la </w:t>
        </w:r>
        <w:r w:rsidR="00CF45A2" w:rsidRPr="00C15A00" w:rsidDel="002F3217">
          <w:rPr>
            <w:lang w:val="es-ES_tradnl"/>
          </w:rPr>
          <w:t>instalación</w:t>
        </w:r>
        <w:r w:rsidR="006D7121" w:rsidRPr="00C15A00" w:rsidDel="002F3217">
          <w:rPr>
            <w:lang w:val="es-ES_tradnl"/>
          </w:rPr>
          <w:t>.</w:t>
        </w:r>
      </w:moveFrom>
    </w:p>
    <w:p w14:paraId="7CA03D00" w14:textId="39277EE0" w:rsidR="002F68C5" w:rsidRPr="00C15A00" w:rsidDel="002F3217" w:rsidRDefault="002F68C5" w:rsidP="00C15A00">
      <w:pPr>
        <w:snapToGrid w:val="0"/>
        <w:spacing w:after="120" w:line="240" w:lineRule="auto"/>
        <w:rPr>
          <w:moveFrom w:id="953" w:author="ELSA CRISTINA ARENAS MARTINEZ" w:date="2022-09-19T16:27:00Z"/>
          <w:lang w:val="es-ES_tradnl"/>
        </w:rPr>
      </w:pPr>
    </w:p>
    <w:p w14:paraId="64580E0D" w14:textId="7B77723A" w:rsidR="00CF45A2" w:rsidRPr="00C15A00" w:rsidDel="002F3217" w:rsidRDefault="00CF45A2" w:rsidP="00C15A00">
      <w:pPr>
        <w:snapToGrid w:val="0"/>
        <w:spacing w:after="120" w:line="240" w:lineRule="auto"/>
        <w:jc w:val="center"/>
        <w:rPr>
          <w:moveFrom w:id="954" w:author="ELSA CRISTINA ARENAS MARTINEZ" w:date="2022-09-19T16:27:00Z"/>
          <w:lang w:val="es-ES_tradnl"/>
        </w:rPr>
      </w:pPr>
      <w:moveFrom w:id="955" w:author="ELSA CRISTINA ARENAS MARTINEZ" w:date="2022-09-19T16:27:00Z">
        <w:r w:rsidRPr="00C15A00" w:rsidDel="002F3217">
          <w:rPr>
            <w:noProof/>
            <w:lang w:val="es-CO"/>
          </w:rPr>
          <w:drawing>
            <wp:inline distT="0" distB="0" distL="0" distR="0" wp14:anchorId="1F7E57DF" wp14:editId="70C54C06">
              <wp:extent cx="3829050" cy="286346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31310" cy="2865153"/>
                      </a:xfrm>
                      <a:prstGeom prst="rect">
                        <a:avLst/>
                      </a:prstGeom>
                      <a:noFill/>
                      <a:ln>
                        <a:noFill/>
                      </a:ln>
                    </pic:spPr>
                  </pic:pic>
                </a:graphicData>
              </a:graphic>
            </wp:inline>
          </w:drawing>
        </w:r>
      </w:moveFrom>
    </w:p>
    <w:p w14:paraId="474F3DFE" w14:textId="2ACFCA96" w:rsidR="005722A5" w:rsidRPr="00C15A00" w:rsidDel="002F3217" w:rsidRDefault="00B52CBD" w:rsidP="00C15A00">
      <w:pPr>
        <w:snapToGrid w:val="0"/>
        <w:spacing w:after="120" w:line="240" w:lineRule="auto"/>
        <w:jc w:val="center"/>
        <w:rPr>
          <w:moveFrom w:id="956" w:author="ELSA CRISTINA ARENAS MARTINEZ" w:date="2022-09-19T16:27:00Z"/>
          <w:i/>
          <w:iCs/>
          <w:lang w:val="es-ES_tradnl"/>
        </w:rPr>
      </w:pPr>
      <w:moveFrom w:id="957" w:author="ELSA CRISTINA ARENAS MARTINEZ" w:date="2022-09-19T16:27:00Z">
        <w:r w:rsidRPr="00C15A00" w:rsidDel="002F3217">
          <w:rPr>
            <w:i/>
            <w:iCs/>
            <w:lang w:val="es-ES_tradnl"/>
            <w:rPrChange w:id="958" w:author="USER" w:date="2022-09-06T15:02:00Z">
              <w:rPr>
                <w:i/>
                <w:iCs/>
                <w:highlight w:val="yellow"/>
                <w:lang w:val="es-ES_tradnl"/>
              </w:rPr>
            </w:rPrChange>
          </w:rPr>
          <w:t xml:space="preserve">Nota. Elaboración propia incluida en los Anexos como </w:t>
        </w:r>
        <w:r w:rsidRPr="00C15A00" w:rsidDel="002F3217">
          <w:rPr>
            <w:color w:val="000000"/>
            <w:sz w:val="20"/>
            <w:szCs w:val="20"/>
            <w:shd w:val="clear" w:color="auto" w:fill="FFFFFF"/>
            <w:rPrChange w:id="959" w:author="USER" w:date="2022-09-06T15:02:00Z">
              <w:rPr>
                <w:color w:val="000000"/>
                <w:sz w:val="20"/>
                <w:szCs w:val="20"/>
                <w:highlight w:val="yellow"/>
                <w:shd w:val="clear" w:color="auto" w:fill="FFFFFF"/>
              </w:rPr>
            </w:rPrChange>
          </w:rPr>
          <w:t>228130_i</w:t>
        </w:r>
        <w:r w:rsidR="00970FF8" w:rsidRPr="00C15A00" w:rsidDel="002F3217">
          <w:rPr>
            <w:color w:val="000000"/>
            <w:sz w:val="20"/>
            <w:szCs w:val="20"/>
            <w:shd w:val="clear" w:color="auto" w:fill="FFFFFF"/>
            <w:rPrChange w:id="960" w:author="USER" w:date="2022-09-06T15:02:00Z">
              <w:rPr>
                <w:color w:val="000000"/>
                <w:sz w:val="20"/>
                <w:szCs w:val="20"/>
                <w:highlight w:val="yellow"/>
                <w:shd w:val="clear" w:color="auto" w:fill="FFFFFF"/>
              </w:rPr>
            </w:rPrChange>
          </w:rPr>
          <w:t>48</w:t>
        </w:r>
      </w:moveFrom>
    </w:p>
    <w:p w14:paraId="5B854535" w14:textId="285D157B" w:rsidR="00CF45A2" w:rsidRPr="00C15A00" w:rsidDel="002F3217" w:rsidRDefault="00452C5F" w:rsidP="00C15A00">
      <w:pPr>
        <w:snapToGrid w:val="0"/>
        <w:spacing w:after="120" w:line="240" w:lineRule="auto"/>
        <w:rPr>
          <w:moveFrom w:id="961" w:author="ELSA CRISTINA ARENAS MARTINEZ" w:date="2022-09-19T16:27:00Z"/>
          <w:lang w:val="es-ES_tradnl"/>
        </w:rPr>
      </w:pPr>
      <w:moveFrom w:id="962" w:author="ELSA CRISTINA ARENAS MARTINEZ" w:date="2022-09-19T16:27:00Z">
        <w:r w:rsidRPr="00C15A00" w:rsidDel="002F3217">
          <w:rPr>
            <w:lang w:val="es-ES_tradnl"/>
          </w:rPr>
          <w:t>Deben aceptarse</w:t>
        </w:r>
        <w:r w:rsidR="00CF45A2" w:rsidRPr="00C15A00" w:rsidDel="002F3217">
          <w:rPr>
            <w:lang w:val="es-ES_tradnl"/>
          </w:rPr>
          <w:t xml:space="preserve"> los términos </w:t>
        </w:r>
        <w:r w:rsidR="00055B36" w:rsidRPr="00C15A00" w:rsidDel="002F3217">
          <w:rPr>
            <w:lang w:val="es-ES_tradnl"/>
          </w:rPr>
          <w:t xml:space="preserve">de licencia y luego </w:t>
        </w:r>
        <w:r w:rsidRPr="00C15A00" w:rsidDel="002F3217">
          <w:rPr>
            <w:lang w:val="es-ES_tradnl"/>
          </w:rPr>
          <w:t>se</w:t>
        </w:r>
        <w:r w:rsidR="00055B36" w:rsidRPr="00C15A00" w:rsidDel="002F3217">
          <w:rPr>
            <w:lang w:val="es-ES_tradnl"/>
          </w:rPr>
          <w:t xml:space="preserve"> </w:t>
        </w:r>
        <w:r w:rsidRPr="00C15A00" w:rsidDel="002F3217">
          <w:rPr>
            <w:lang w:val="es-ES_tradnl"/>
          </w:rPr>
          <w:t xml:space="preserve">visualiza </w:t>
        </w:r>
        <w:r w:rsidR="00CF45A2" w:rsidRPr="00C15A00" w:rsidDel="002F3217">
          <w:rPr>
            <w:lang w:val="es-ES_tradnl"/>
          </w:rPr>
          <w:t>una v</w:t>
        </w:r>
        <w:r w:rsidR="00055B36" w:rsidRPr="00C15A00" w:rsidDel="002F3217">
          <w:rPr>
            <w:lang w:val="es-ES_tradnl"/>
          </w:rPr>
          <w:t>entana que muestra dos opciones:</w:t>
        </w:r>
        <w:r w:rsidR="00CF45A2" w:rsidRPr="00C15A00" w:rsidDel="002F3217">
          <w:rPr>
            <w:lang w:val="es-ES_tradnl"/>
          </w:rPr>
          <w:t xml:space="preserve"> </w:t>
        </w:r>
        <w:r w:rsidR="00055B36" w:rsidRPr="00C15A00" w:rsidDel="002F3217">
          <w:rPr>
            <w:lang w:val="es-ES_tradnl"/>
          </w:rPr>
          <w:t xml:space="preserve">1) </w:t>
        </w:r>
        <w:r w:rsidRPr="00C15A00" w:rsidDel="002F3217">
          <w:rPr>
            <w:lang w:val="es-ES_tradnl"/>
          </w:rPr>
          <w:t>A</w:t>
        </w:r>
        <w:r w:rsidR="00055B36" w:rsidRPr="00C15A00" w:rsidDel="002F3217">
          <w:rPr>
            <w:lang w:val="es-ES_tradnl"/>
          </w:rPr>
          <w:t>ctualización, o</w:t>
        </w:r>
        <w:r w:rsidR="00CF45A2" w:rsidRPr="00C15A00" w:rsidDel="002F3217">
          <w:rPr>
            <w:lang w:val="es-ES_tradnl"/>
          </w:rPr>
          <w:t xml:space="preserve">pción que no </w:t>
        </w:r>
        <w:r w:rsidRPr="00C15A00" w:rsidDel="002F3217">
          <w:rPr>
            <w:lang w:val="es-ES_tradnl"/>
          </w:rPr>
          <w:t>se</w:t>
        </w:r>
        <w:r w:rsidR="00CF45A2" w:rsidRPr="00C15A00" w:rsidDel="002F3217">
          <w:rPr>
            <w:lang w:val="es-ES_tradnl"/>
          </w:rPr>
          <w:t xml:space="preserve"> p</w:t>
        </w:r>
        <w:r w:rsidRPr="00C15A00" w:rsidDel="002F3217">
          <w:rPr>
            <w:lang w:val="es-ES_tradnl"/>
          </w:rPr>
          <w:t>uede</w:t>
        </w:r>
        <w:r w:rsidR="00CF45A2" w:rsidRPr="00C15A00" w:rsidDel="002F3217">
          <w:rPr>
            <w:lang w:val="es-ES_tradnl"/>
          </w:rPr>
          <w:t xml:space="preserve"> seleccionar porque actualiza</w:t>
        </w:r>
        <w:r w:rsidR="00055B36" w:rsidRPr="00C15A00" w:rsidDel="002F3217">
          <w:rPr>
            <w:lang w:val="es-ES_tradnl"/>
          </w:rPr>
          <w:t xml:space="preserve">ría a una versión ya existente; 2) </w:t>
        </w:r>
        <w:r w:rsidRPr="00C15A00" w:rsidDel="002F3217">
          <w:rPr>
            <w:lang w:val="es-ES_tradnl"/>
          </w:rPr>
          <w:t>L</w:t>
        </w:r>
        <w:r w:rsidR="00CF45A2" w:rsidRPr="00C15A00" w:rsidDel="002F3217">
          <w:rPr>
            <w:lang w:val="es-ES_tradnl"/>
          </w:rPr>
          <w:t>a siguiente opción personalizada es la que</w:t>
        </w:r>
        <w:r w:rsidRPr="00C15A00" w:rsidDel="002F3217">
          <w:rPr>
            <w:lang w:val="es-ES_tradnl"/>
          </w:rPr>
          <w:t xml:space="preserve"> se debe</w:t>
        </w:r>
        <w:r w:rsidR="00CF45A2" w:rsidRPr="00C15A00" w:rsidDel="002F3217">
          <w:rPr>
            <w:lang w:val="es-ES_tradnl"/>
          </w:rPr>
          <w:t xml:space="preserve"> hacer para realizar nuevas instalaciones del sistema operativo, cuando </w:t>
        </w:r>
        <w:r w:rsidRPr="00C15A00" w:rsidDel="002F3217">
          <w:rPr>
            <w:lang w:val="es-ES_tradnl"/>
          </w:rPr>
          <w:t>se hace</w:t>
        </w:r>
        <w:r w:rsidR="00055B36" w:rsidRPr="00C15A00" w:rsidDel="002F3217">
          <w:rPr>
            <w:lang w:val="es-ES_tradnl"/>
          </w:rPr>
          <w:t xml:space="preserve"> clic en personalizada</w:t>
        </w:r>
        <w:r w:rsidRPr="00C15A00" w:rsidDel="002F3217">
          <w:rPr>
            <w:lang w:val="es-ES_tradnl"/>
          </w:rPr>
          <w:t>,</w:t>
        </w:r>
        <w:r w:rsidR="00055B36" w:rsidRPr="00C15A00" w:rsidDel="002F3217">
          <w:rPr>
            <w:lang w:val="es-ES_tradnl"/>
          </w:rPr>
          <w:t xml:space="preserve"> empezará</w:t>
        </w:r>
        <w:r w:rsidR="00CF45A2" w:rsidRPr="00C15A00" w:rsidDel="002F3217">
          <w:rPr>
            <w:lang w:val="es-ES_tradnl"/>
          </w:rPr>
          <w:t xml:space="preserve"> el proceso de preparación del disco duro.</w:t>
        </w:r>
      </w:moveFrom>
    </w:p>
    <w:p w14:paraId="6EBAE966" w14:textId="7A6D73F5" w:rsidR="00CF45A2" w:rsidRPr="00C15A00" w:rsidDel="002F3217" w:rsidRDefault="00CF45A2" w:rsidP="00C15A00">
      <w:pPr>
        <w:snapToGrid w:val="0"/>
        <w:spacing w:after="120" w:line="240" w:lineRule="auto"/>
        <w:jc w:val="center"/>
        <w:rPr>
          <w:moveFrom w:id="963" w:author="ELSA CRISTINA ARENAS MARTINEZ" w:date="2022-09-19T16:27:00Z"/>
          <w:lang w:val="es-ES_tradnl"/>
        </w:rPr>
      </w:pPr>
      <w:moveFrom w:id="964" w:author="ELSA CRISTINA ARENAS MARTINEZ" w:date="2022-09-19T16:27:00Z">
        <w:r w:rsidRPr="00C15A00" w:rsidDel="002F3217">
          <w:rPr>
            <w:noProof/>
            <w:lang w:val="es-CO"/>
          </w:rPr>
          <w:drawing>
            <wp:inline distT="0" distB="0" distL="0" distR="0" wp14:anchorId="7DC267C2" wp14:editId="506FEF76">
              <wp:extent cx="3190875" cy="18478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2">
                        <a:extLst>
                          <a:ext uri="{28A0092B-C50C-407E-A947-70E740481C1C}">
                            <a14:useLocalDpi xmlns:a14="http://schemas.microsoft.com/office/drawing/2010/main" val="0"/>
                          </a:ext>
                        </a:extLst>
                      </a:blip>
                      <a:srcRect b="3482"/>
                      <a:stretch/>
                    </pic:blipFill>
                    <pic:spPr bwMode="auto">
                      <a:xfrm>
                        <a:off x="0" y="0"/>
                        <a:ext cx="3190875" cy="1847850"/>
                      </a:xfrm>
                      <a:prstGeom prst="rect">
                        <a:avLst/>
                      </a:prstGeom>
                      <a:noFill/>
                      <a:ln>
                        <a:noFill/>
                      </a:ln>
                      <a:extLst>
                        <a:ext uri="{53640926-AAD7-44D8-BBD7-CCE9431645EC}">
                          <a14:shadowObscured xmlns:a14="http://schemas.microsoft.com/office/drawing/2010/main"/>
                        </a:ext>
                      </a:extLst>
                    </pic:spPr>
                  </pic:pic>
                </a:graphicData>
              </a:graphic>
            </wp:inline>
          </w:drawing>
        </w:r>
      </w:moveFrom>
    </w:p>
    <w:p w14:paraId="645CBD49" w14:textId="6E7327B9" w:rsidR="005722A5" w:rsidRPr="00C15A00" w:rsidDel="002F3217" w:rsidRDefault="004867C3" w:rsidP="00C15A00">
      <w:pPr>
        <w:snapToGrid w:val="0"/>
        <w:spacing w:after="120" w:line="240" w:lineRule="auto"/>
        <w:jc w:val="center"/>
        <w:rPr>
          <w:moveFrom w:id="965" w:author="ELSA CRISTINA ARENAS MARTINEZ" w:date="2022-09-19T16:27:00Z"/>
          <w:i/>
          <w:iCs/>
          <w:lang w:val="es-ES_tradnl"/>
        </w:rPr>
      </w:pPr>
      <w:moveFrom w:id="966" w:author="ELSA CRISTINA ARENAS MARTINEZ" w:date="2022-09-19T16:27:00Z">
        <w:r w:rsidRPr="00C15A00" w:rsidDel="002F3217">
          <w:rPr>
            <w:i/>
            <w:iCs/>
            <w:lang w:val="es-ES_tradnl"/>
            <w:rPrChange w:id="967" w:author="USER" w:date="2022-09-06T15:02:00Z">
              <w:rPr>
                <w:i/>
                <w:iCs/>
                <w:highlight w:val="yellow"/>
                <w:lang w:val="es-ES_tradnl"/>
              </w:rPr>
            </w:rPrChange>
          </w:rPr>
          <w:t xml:space="preserve">Nota. Elaboración propia incluida en los Anexos como </w:t>
        </w:r>
        <w:r w:rsidR="00970FF8" w:rsidRPr="00C15A00" w:rsidDel="002F3217">
          <w:rPr>
            <w:color w:val="000000"/>
            <w:sz w:val="20"/>
            <w:szCs w:val="20"/>
            <w:shd w:val="clear" w:color="auto" w:fill="FFFFFF"/>
            <w:rPrChange w:id="968" w:author="USER" w:date="2022-09-06T15:02:00Z">
              <w:rPr>
                <w:color w:val="000000"/>
                <w:sz w:val="20"/>
                <w:szCs w:val="20"/>
                <w:highlight w:val="yellow"/>
                <w:shd w:val="clear" w:color="auto" w:fill="FFFFFF"/>
              </w:rPr>
            </w:rPrChange>
          </w:rPr>
          <w:t>228130_i49</w:t>
        </w:r>
      </w:moveFrom>
    </w:p>
    <w:p w14:paraId="3021C434" w14:textId="52C7E276" w:rsidR="00A62701" w:rsidRPr="00C15A00" w:rsidDel="002F3217" w:rsidRDefault="00A62701" w:rsidP="00C15A00">
      <w:pPr>
        <w:snapToGrid w:val="0"/>
        <w:spacing w:after="120" w:line="240" w:lineRule="auto"/>
        <w:rPr>
          <w:moveFrom w:id="969" w:author="ELSA CRISTINA ARENAS MARTINEZ" w:date="2022-09-19T16:27:00Z"/>
          <w:lang w:val="es-ES_tradnl"/>
        </w:rPr>
      </w:pPr>
    </w:p>
    <w:p w14:paraId="338BEF51" w14:textId="5304C34C" w:rsidR="00CF45A2" w:rsidRPr="00C15A00" w:rsidDel="002F3217" w:rsidRDefault="00A62701" w:rsidP="00C15A00">
      <w:pPr>
        <w:snapToGrid w:val="0"/>
        <w:spacing w:after="120" w:line="240" w:lineRule="auto"/>
        <w:rPr>
          <w:moveFrom w:id="970" w:author="ELSA CRISTINA ARENAS MARTINEZ" w:date="2022-09-19T16:27:00Z"/>
          <w:lang w:val="es-ES_tradnl"/>
        </w:rPr>
      </w:pPr>
      <w:moveFrom w:id="971" w:author="ELSA CRISTINA ARENAS MARTINEZ" w:date="2022-09-19T16:27:00Z">
        <w:r w:rsidRPr="00C15A00" w:rsidDel="002F3217">
          <w:rPr>
            <w:lang w:val="es-ES_tradnl"/>
          </w:rPr>
          <w:t>A partir de la</w:t>
        </w:r>
        <w:r w:rsidR="00A83512" w:rsidRPr="00C15A00" w:rsidDel="002F3217">
          <w:rPr>
            <w:lang w:val="es-ES_tradnl"/>
          </w:rPr>
          <w:t xml:space="preserve"> anterior </w:t>
        </w:r>
        <w:r w:rsidR="007D2888" w:rsidRPr="00C15A00" w:rsidDel="002F3217">
          <w:rPr>
            <w:lang w:val="es-ES_tradnl"/>
          </w:rPr>
          <w:t>imagen</w:t>
        </w:r>
        <w:r w:rsidR="00A83512" w:rsidRPr="00C15A00" w:rsidDel="002F3217">
          <w:rPr>
            <w:lang w:val="es-ES_tradnl"/>
          </w:rPr>
          <w:t xml:space="preserve"> y </w:t>
        </w:r>
        <w:r w:rsidRPr="00C15A00" w:rsidDel="002F3217">
          <w:rPr>
            <w:lang w:val="es-ES_tradnl"/>
          </w:rPr>
          <w:t xml:space="preserve">se </w:t>
        </w:r>
        <w:r w:rsidR="00A83512" w:rsidRPr="00C15A00" w:rsidDel="002F3217">
          <w:rPr>
            <w:lang w:val="es-ES_tradnl"/>
          </w:rPr>
          <w:t>anali</w:t>
        </w:r>
        <w:r w:rsidRPr="00C15A00" w:rsidDel="002F3217">
          <w:rPr>
            <w:lang w:val="es-ES_tradnl"/>
          </w:rPr>
          <w:t xml:space="preserve">zan </w:t>
        </w:r>
        <w:r w:rsidR="00A83512" w:rsidRPr="00C15A00" w:rsidDel="002F3217">
          <w:rPr>
            <w:lang w:val="es-ES_tradnl"/>
          </w:rPr>
          <w:t xml:space="preserve">los componentes para la </w:t>
        </w:r>
        <w:r w:rsidR="001F7889" w:rsidRPr="00C15A00" w:rsidDel="002F3217">
          <w:rPr>
            <w:lang w:val="es-ES_tradnl"/>
          </w:rPr>
          <w:t>preparación</w:t>
        </w:r>
        <w:r w:rsidR="00DD31D2" w:rsidRPr="00C15A00" w:rsidDel="002F3217">
          <w:rPr>
            <w:lang w:val="es-ES_tradnl"/>
          </w:rPr>
          <w:t xml:space="preserve"> del disco duro:</w:t>
        </w:r>
      </w:moveFrom>
    </w:p>
    <w:p w14:paraId="01F9F581" w14:textId="78C51F16" w:rsidR="00A62701" w:rsidRPr="00C15A00" w:rsidDel="002F3217" w:rsidRDefault="00A62701" w:rsidP="00C15A00">
      <w:pPr>
        <w:snapToGrid w:val="0"/>
        <w:spacing w:after="120" w:line="240" w:lineRule="auto"/>
        <w:rPr>
          <w:moveFrom w:id="972" w:author="ELSA CRISTINA ARENAS MARTINEZ" w:date="2022-09-19T16:27:00Z"/>
          <w:lang w:val="es-ES_tradnl"/>
        </w:rPr>
      </w:pPr>
    </w:p>
    <w:p w14:paraId="2B3650BA" w14:textId="468EE90C" w:rsidR="00A83512" w:rsidRPr="00C15A00" w:rsidDel="002F3217" w:rsidRDefault="001F7889" w:rsidP="00C15A00">
      <w:pPr>
        <w:snapToGrid w:val="0"/>
        <w:spacing w:after="120" w:line="240" w:lineRule="auto"/>
        <w:rPr>
          <w:moveFrom w:id="973" w:author="ELSA CRISTINA ARENAS MARTINEZ" w:date="2022-09-19T16:27:00Z"/>
          <w:lang w:val="es-ES_tradnl"/>
        </w:rPr>
      </w:pPr>
      <w:moveFrom w:id="974" w:author="ELSA CRISTINA ARENAS MARTINEZ" w:date="2022-09-19T16:27:00Z">
        <w:r w:rsidRPr="00C15A00" w:rsidDel="002F3217">
          <w:rPr>
            <w:lang w:val="es-ES_tradnl"/>
          </w:rPr>
          <w:t>1</w:t>
        </w:r>
        <w:r w:rsidR="00A62701" w:rsidRPr="00C15A00" w:rsidDel="002F3217">
          <w:rPr>
            <w:lang w:val="es-ES_tradnl"/>
          </w:rPr>
          <w:t>.</w:t>
        </w:r>
        <w:r w:rsidR="007D2888" w:rsidRPr="00C15A00" w:rsidDel="002F3217">
          <w:rPr>
            <w:lang w:val="es-ES_tradnl"/>
          </w:rPr>
          <w:t xml:space="preserve"> </w:t>
        </w:r>
        <w:r w:rsidR="00A62701" w:rsidRPr="00C15A00" w:rsidDel="002F3217">
          <w:rPr>
            <w:lang w:val="es-ES_tradnl"/>
          </w:rPr>
          <w:t>D</w:t>
        </w:r>
        <w:r w:rsidRPr="00C15A00" w:rsidDel="002F3217">
          <w:rPr>
            <w:lang w:val="es-ES_tradnl"/>
          </w:rPr>
          <w:t>isco o discos duros para la instalación</w:t>
        </w:r>
        <w:r w:rsidR="007D2888" w:rsidRPr="00C15A00" w:rsidDel="002F3217">
          <w:rPr>
            <w:lang w:val="es-ES_tradnl"/>
          </w:rPr>
          <w:t>: e</w:t>
        </w:r>
        <w:r w:rsidRPr="00C15A00" w:rsidDel="002F3217">
          <w:rPr>
            <w:lang w:val="es-ES_tradnl"/>
          </w:rPr>
          <w:t>n esta opción se</w:t>
        </w:r>
        <w:r w:rsidR="007D2888" w:rsidRPr="00C15A00" w:rsidDel="002F3217">
          <w:rPr>
            <w:lang w:val="es-ES_tradnl"/>
          </w:rPr>
          <w:t xml:space="preserve"> se</w:t>
        </w:r>
        <w:r w:rsidRPr="00C15A00" w:rsidDel="002F3217">
          <w:rPr>
            <w:lang w:val="es-ES_tradnl"/>
          </w:rPr>
          <w:t>lecciona</w:t>
        </w:r>
        <w:r w:rsidR="007D2888" w:rsidRPr="00C15A00" w:rsidDel="002F3217">
          <w:rPr>
            <w:lang w:val="es-ES_tradnl"/>
          </w:rPr>
          <w:t>n</w:t>
        </w:r>
        <w:r w:rsidRPr="00C15A00" w:rsidDel="002F3217">
          <w:rPr>
            <w:lang w:val="es-ES_tradnl"/>
          </w:rPr>
          <w:t xml:space="preserve"> los discos que</w:t>
        </w:r>
        <w:r w:rsidR="007D2888" w:rsidRPr="00C15A00" w:rsidDel="002F3217">
          <w:rPr>
            <w:lang w:val="es-ES_tradnl"/>
          </w:rPr>
          <w:t xml:space="preserve"> se</w:t>
        </w:r>
        <w:r w:rsidRPr="00C15A00" w:rsidDel="002F3217">
          <w:rPr>
            <w:lang w:val="es-ES_tradnl"/>
          </w:rPr>
          <w:t xml:space="preserve"> tenga</w:t>
        </w:r>
        <w:r w:rsidR="007D2888" w:rsidRPr="00C15A00" w:rsidDel="002F3217">
          <w:rPr>
            <w:lang w:val="es-ES_tradnl"/>
          </w:rPr>
          <w:t>n</w:t>
        </w:r>
        <w:r w:rsidRPr="00C15A00" w:rsidDel="002F3217">
          <w:rPr>
            <w:lang w:val="es-ES_tradnl"/>
          </w:rPr>
          <w:t xml:space="preserve"> instalado</w:t>
        </w:r>
        <w:r w:rsidR="007D2888" w:rsidRPr="00C15A00" w:rsidDel="002F3217">
          <w:rPr>
            <w:lang w:val="es-ES_tradnl"/>
          </w:rPr>
          <w:t>s</w:t>
        </w:r>
        <w:r w:rsidRPr="00C15A00" w:rsidDel="002F3217">
          <w:rPr>
            <w:lang w:val="es-ES_tradnl"/>
          </w:rPr>
          <w:t xml:space="preserve"> en </w:t>
        </w:r>
        <w:r w:rsidR="007D2888" w:rsidRPr="00C15A00" w:rsidDel="002F3217">
          <w:rPr>
            <w:lang w:val="es-ES_tradnl"/>
          </w:rPr>
          <w:t>l</w:t>
        </w:r>
        <w:r w:rsidRPr="00C15A00" w:rsidDel="002F3217">
          <w:rPr>
            <w:lang w:val="es-ES_tradnl"/>
          </w:rPr>
          <w:t>a máquina para su instalación.</w:t>
        </w:r>
      </w:moveFrom>
    </w:p>
    <w:p w14:paraId="1A7CEFFE" w14:textId="11883575" w:rsidR="001F7889" w:rsidRPr="00C15A00" w:rsidDel="002F3217" w:rsidRDefault="001F7889" w:rsidP="00C15A00">
      <w:pPr>
        <w:snapToGrid w:val="0"/>
        <w:spacing w:after="120" w:line="240" w:lineRule="auto"/>
        <w:rPr>
          <w:moveFrom w:id="975" w:author="ELSA CRISTINA ARENAS MARTINEZ" w:date="2022-09-19T16:27:00Z"/>
          <w:lang w:val="es-ES_tradnl"/>
        </w:rPr>
      </w:pPr>
      <w:moveFrom w:id="976" w:author="ELSA CRISTINA ARENAS MARTINEZ" w:date="2022-09-19T16:27:00Z">
        <w:r w:rsidRPr="00C15A00" w:rsidDel="002F3217">
          <w:rPr>
            <w:lang w:val="es-ES_tradnl"/>
          </w:rPr>
          <w:t>2</w:t>
        </w:r>
        <w:r w:rsidR="00A62701" w:rsidRPr="00C15A00" w:rsidDel="002F3217">
          <w:rPr>
            <w:lang w:val="es-ES_tradnl"/>
          </w:rPr>
          <w:t>.</w:t>
        </w:r>
        <w:r w:rsidR="007D2888" w:rsidRPr="00C15A00" w:rsidDel="002F3217">
          <w:rPr>
            <w:lang w:val="es-ES_tradnl"/>
          </w:rPr>
          <w:t xml:space="preserve"> </w:t>
        </w:r>
        <w:r w:rsidR="00A62701" w:rsidRPr="00C15A00" w:rsidDel="002F3217">
          <w:rPr>
            <w:lang w:val="es-ES_tradnl"/>
          </w:rPr>
          <w:t>A</w:t>
        </w:r>
        <w:r w:rsidRPr="00C15A00" w:rsidDel="002F3217">
          <w:rPr>
            <w:lang w:val="es-ES_tradnl"/>
          </w:rPr>
          <w:t>ctualizar</w:t>
        </w:r>
        <w:r w:rsidR="007D2888" w:rsidRPr="00C15A00" w:rsidDel="002F3217">
          <w:rPr>
            <w:lang w:val="es-ES_tradnl"/>
          </w:rPr>
          <w:t>:</w:t>
        </w:r>
        <w:r w:rsidRPr="00C15A00" w:rsidDel="002F3217">
          <w:rPr>
            <w:lang w:val="es-ES_tradnl"/>
          </w:rPr>
          <w:t xml:space="preserve"> </w:t>
        </w:r>
        <w:r w:rsidR="007D2888" w:rsidRPr="00C15A00" w:rsidDel="002F3217">
          <w:rPr>
            <w:lang w:val="es-ES_tradnl"/>
          </w:rPr>
          <w:t>s</w:t>
        </w:r>
        <w:r w:rsidRPr="00C15A00" w:rsidDel="002F3217">
          <w:rPr>
            <w:lang w:val="es-ES_tradnl"/>
          </w:rPr>
          <w:t>e utiliza para actualizar el contenido de la ventana, en caso de haber un cambio reciente.</w:t>
        </w:r>
      </w:moveFrom>
    </w:p>
    <w:p w14:paraId="501A2512" w14:textId="0FC836F2" w:rsidR="001F7889" w:rsidRPr="00C15A00" w:rsidDel="002F3217" w:rsidRDefault="001F7889" w:rsidP="00C15A00">
      <w:pPr>
        <w:snapToGrid w:val="0"/>
        <w:spacing w:after="120" w:line="240" w:lineRule="auto"/>
        <w:rPr>
          <w:moveFrom w:id="977" w:author="ELSA CRISTINA ARENAS MARTINEZ" w:date="2022-09-19T16:27:00Z"/>
          <w:lang w:val="es-ES_tradnl"/>
        </w:rPr>
      </w:pPr>
      <w:moveFrom w:id="978" w:author="ELSA CRISTINA ARENAS MARTINEZ" w:date="2022-09-19T16:27:00Z">
        <w:r w:rsidRPr="00C15A00" w:rsidDel="002F3217">
          <w:rPr>
            <w:lang w:val="es-ES_tradnl"/>
          </w:rPr>
          <w:t>3</w:t>
        </w:r>
        <w:r w:rsidR="00A62701" w:rsidRPr="00C15A00" w:rsidDel="002F3217">
          <w:rPr>
            <w:lang w:val="es-ES_tradnl"/>
          </w:rPr>
          <w:t>.</w:t>
        </w:r>
        <w:r w:rsidR="007D2888" w:rsidRPr="00C15A00" w:rsidDel="002F3217">
          <w:rPr>
            <w:lang w:val="es-ES_tradnl"/>
          </w:rPr>
          <w:t xml:space="preserve"> </w:t>
        </w:r>
        <w:r w:rsidR="00A62701" w:rsidRPr="00C15A00" w:rsidDel="002F3217">
          <w:rPr>
            <w:lang w:val="es-ES_tradnl"/>
          </w:rPr>
          <w:t>C</w:t>
        </w:r>
        <w:r w:rsidRPr="00C15A00" w:rsidDel="002F3217">
          <w:rPr>
            <w:lang w:val="es-ES_tradnl"/>
          </w:rPr>
          <w:t>argar controlador</w:t>
        </w:r>
        <w:r w:rsidR="007D2888" w:rsidRPr="00C15A00" w:rsidDel="002F3217">
          <w:rPr>
            <w:lang w:val="es-ES_tradnl"/>
          </w:rPr>
          <w:t>: s</w:t>
        </w:r>
        <w:r w:rsidRPr="00C15A00" w:rsidDel="002F3217">
          <w:rPr>
            <w:lang w:val="es-ES_tradnl"/>
          </w:rPr>
          <w:t xml:space="preserve">e utiliza cuando al hacer la instalación </w:t>
        </w:r>
        <w:r w:rsidR="007D2888" w:rsidRPr="00C15A00" w:rsidDel="002F3217">
          <w:rPr>
            <w:lang w:val="es-ES_tradnl"/>
          </w:rPr>
          <w:t xml:space="preserve">se </w:t>
        </w:r>
        <w:r w:rsidRPr="00C15A00" w:rsidDel="002F3217">
          <w:rPr>
            <w:lang w:val="es-ES_tradnl"/>
          </w:rPr>
          <w:t>detect</w:t>
        </w:r>
        <w:r w:rsidR="007D2888" w:rsidRPr="00C15A00" w:rsidDel="002F3217">
          <w:rPr>
            <w:lang w:val="es-ES_tradnl"/>
          </w:rPr>
          <w:t>a</w:t>
        </w:r>
        <w:r w:rsidRPr="00C15A00" w:rsidDel="002F3217">
          <w:rPr>
            <w:lang w:val="es-ES_tradnl"/>
          </w:rPr>
          <w:t xml:space="preserve"> que el disco duro no es estándar y </w:t>
        </w:r>
        <w:r w:rsidR="007D2888" w:rsidRPr="00C15A00" w:rsidDel="002F3217">
          <w:rPr>
            <w:lang w:val="es-ES_tradnl"/>
          </w:rPr>
          <w:t>se requiere</w:t>
        </w:r>
        <w:r w:rsidRPr="00C15A00" w:rsidDel="002F3217">
          <w:rPr>
            <w:lang w:val="es-ES_tradnl"/>
          </w:rPr>
          <w:t xml:space="preserve"> algún </w:t>
        </w:r>
        <w:r w:rsidRPr="00C15A00" w:rsidDel="002F3217">
          <w:rPr>
            <w:i/>
            <w:iCs/>
            <w:lang w:val="es-ES_tradnl"/>
          </w:rPr>
          <w:t>drive</w:t>
        </w:r>
        <w:r w:rsidRPr="00C15A00" w:rsidDel="002F3217">
          <w:rPr>
            <w:lang w:val="es-ES_tradnl"/>
          </w:rPr>
          <w:t xml:space="preserve"> en </w:t>
        </w:r>
        <w:r w:rsidR="00E97509" w:rsidRPr="00C15A00" w:rsidDel="002F3217">
          <w:rPr>
            <w:lang w:val="es-ES_tradnl"/>
          </w:rPr>
          <w:t>específico</w:t>
        </w:r>
        <w:r w:rsidRPr="00C15A00" w:rsidDel="002F3217">
          <w:rPr>
            <w:lang w:val="es-ES_tradnl"/>
          </w:rPr>
          <w:t xml:space="preserve"> para poder hacer la detección del disco duro.</w:t>
        </w:r>
      </w:moveFrom>
    </w:p>
    <w:p w14:paraId="54E8738F" w14:textId="3E3A3B1D" w:rsidR="001F7889" w:rsidRPr="00C15A00" w:rsidDel="002F3217" w:rsidRDefault="001F7889" w:rsidP="00C15A00">
      <w:pPr>
        <w:snapToGrid w:val="0"/>
        <w:spacing w:after="120" w:line="240" w:lineRule="auto"/>
        <w:rPr>
          <w:moveFrom w:id="979" w:author="ELSA CRISTINA ARENAS MARTINEZ" w:date="2022-09-19T16:27:00Z"/>
          <w:lang w:val="es-ES_tradnl"/>
        </w:rPr>
      </w:pPr>
      <w:moveFrom w:id="980" w:author="ELSA CRISTINA ARENAS MARTINEZ" w:date="2022-09-19T16:27:00Z">
        <w:r w:rsidRPr="00C15A00" w:rsidDel="002F3217">
          <w:rPr>
            <w:lang w:val="es-ES_tradnl"/>
          </w:rPr>
          <w:t>4</w:t>
        </w:r>
        <w:r w:rsidR="00A62701" w:rsidRPr="00C15A00" w:rsidDel="002F3217">
          <w:rPr>
            <w:lang w:val="es-ES_tradnl"/>
          </w:rPr>
          <w:t>.</w:t>
        </w:r>
        <w:r w:rsidR="007D2888" w:rsidRPr="00C15A00" w:rsidDel="002F3217">
          <w:rPr>
            <w:lang w:val="es-ES_tradnl"/>
          </w:rPr>
          <w:t xml:space="preserve"> </w:t>
        </w:r>
        <w:r w:rsidR="00A62701" w:rsidRPr="00C15A00" w:rsidDel="002F3217">
          <w:rPr>
            <w:lang w:val="es-ES_tradnl"/>
          </w:rPr>
          <w:t>O</w:t>
        </w:r>
        <w:r w:rsidRPr="00C15A00" w:rsidDel="002F3217">
          <w:rPr>
            <w:lang w:val="es-ES_tradnl"/>
          </w:rPr>
          <w:t>pciones de unidad</w:t>
        </w:r>
        <w:r w:rsidR="007D2888" w:rsidRPr="00C15A00" w:rsidDel="002F3217">
          <w:rPr>
            <w:lang w:val="es-ES_tradnl"/>
          </w:rPr>
          <w:t>:</w:t>
        </w:r>
        <w:r w:rsidRPr="00C15A00" w:rsidDel="002F3217">
          <w:rPr>
            <w:lang w:val="es-ES_tradnl"/>
          </w:rPr>
          <w:t xml:space="preserve"> </w:t>
        </w:r>
        <w:r w:rsidR="007D2888" w:rsidRPr="00C15A00" w:rsidDel="002F3217">
          <w:rPr>
            <w:lang w:val="es-ES_tradnl"/>
          </w:rPr>
          <w:t>a</w:t>
        </w:r>
        <w:r w:rsidRPr="00C15A00" w:rsidDel="002F3217">
          <w:rPr>
            <w:lang w:val="es-ES_tradnl"/>
          </w:rPr>
          <w:t>l seleccionar esta opción se visualiza</w:t>
        </w:r>
        <w:r w:rsidR="007D2888" w:rsidRPr="00C15A00" w:rsidDel="002F3217">
          <w:rPr>
            <w:lang w:val="es-ES_tradnl"/>
          </w:rPr>
          <w:t>n</w:t>
        </w:r>
        <w:r w:rsidRPr="00C15A00" w:rsidDel="002F3217">
          <w:rPr>
            <w:lang w:val="es-ES_tradnl"/>
          </w:rPr>
          <w:t xml:space="preserve"> las herramientas para realizar la instalación</w:t>
        </w:r>
        <w:r w:rsidR="007D2888" w:rsidRPr="00C15A00" w:rsidDel="002F3217">
          <w:rPr>
            <w:lang w:val="es-ES_tradnl"/>
          </w:rPr>
          <w:t>,</w:t>
        </w:r>
        <w:r w:rsidRPr="00C15A00" w:rsidDel="002F3217">
          <w:rPr>
            <w:lang w:val="es-ES_tradnl"/>
          </w:rPr>
          <w:t xml:space="preserve"> como lo s</w:t>
        </w:r>
        <w:r w:rsidR="003E0F7D" w:rsidRPr="00C15A00" w:rsidDel="002F3217">
          <w:rPr>
            <w:lang w:val="es-ES_tradnl"/>
          </w:rPr>
          <w:t>on</w:t>
        </w:r>
        <w:r w:rsidRPr="00C15A00" w:rsidDel="002F3217">
          <w:rPr>
            <w:lang w:val="es-ES_tradnl"/>
          </w:rPr>
          <w:t xml:space="preserve"> el particionamiento y el formato.</w:t>
        </w:r>
      </w:moveFrom>
    </w:p>
    <w:p w14:paraId="097E6AF3" w14:textId="5AFA9981" w:rsidR="001F7889" w:rsidRPr="00C15A00" w:rsidDel="002F3217" w:rsidRDefault="001F7889" w:rsidP="00C15A00">
      <w:pPr>
        <w:snapToGrid w:val="0"/>
        <w:spacing w:after="120" w:line="240" w:lineRule="auto"/>
        <w:rPr>
          <w:moveFrom w:id="981" w:author="ELSA CRISTINA ARENAS MARTINEZ" w:date="2022-09-19T16:27:00Z"/>
          <w:lang w:val="es-ES_tradnl"/>
        </w:rPr>
      </w:pPr>
    </w:p>
    <w:p w14:paraId="24F7DF1B" w14:textId="0CC7FA68" w:rsidR="001F7889" w:rsidRPr="00C15A00" w:rsidDel="002F3217" w:rsidRDefault="001F7889" w:rsidP="00C15A00">
      <w:pPr>
        <w:snapToGrid w:val="0"/>
        <w:spacing w:after="120" w:line="240" w:lineRule="auto"/>
        <w:jc w:val="center"/>
        <w:rPr>
          <w:moveFrom w:id="982" w:author="ELSA CRISTINA ARENAS MARTINEZ" w:date="2022-09-19T16:27:00Z"/>
          <w:lang w:val="es-ES_tradnl"/>
        </w:rPr>
      </w:pPr>
      <w:moveFrom w:id="983" w:author="ELSA CRISTINA ARENAS MARTINEZ" w:date="2022-09-19T16:27:00Z">
        <w:r w:rsidRPr="00C15A00" w:rsidDel="002F3217">
          <w:rPr>
            <w:noProof/>
            <w:lang w:val="es-CO"/>
          </w:rPr>
          <w:drawing>
            <wp:inline distT="0" distB="0" distL="0" distR="0" wp14:anchorId="67B0C9B3" wp14:editId="29E39400">
              <wp:extent cx="3495675" cy="17716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95675" cy="1771650"/>
                      </a:xfrm>
                      <a:prstGeom prst="rect">
                        <a:avLst/>
                      </a:prstGeom>
                      <a:noFill/>
                      <a:ln>
                        <a:noFill/>
                      </a:ln>
                    </pic:spPr>
                  </pic:pic>
                </a:graphicData>
              </a:graphic>
            </wp:inline>
          </w:drawing>
        </w:r>
      </w:moveFrom>
    </w:p>
    <w:p w14:paraId="1ED8ECAA" w14:textId="0FBB5EFF" w:rsidR="005722A5" w:rsidRPr="00C15A00" w:rsidDel="002F3217" w:rsidRDefault="004867C3" w:rsidP="00C15A00">
      <w:pPr>
        <w:snapToGrid w:val="0"/>
        <w:spacing w:after="120" w:line="240" w:lineRule="auto"/>
        <w:jc w:val="center"/>
        <w:rPr>
          <w:moveFrom w:id="984" w:author="ELSA CRISTINA ARENAS MARTINEZ" w:date="2022-09-19T16:27:00Z"/>
          <w:lang w:val="es-ES_tradnl"/>
        </w:rPr>
      </w:pPr>
      <w:moveFrom w:id="985" w:author="ELSA CRISTINA ARENAS MARTINEZ" w:date="2022-09-19T16:27:00Z">
        <w:r w:rsidRPr="00C15A00" w:rsidDel="002F3217">
          <w:rPr>
            <w:i/>
            <w:iCs/>
            <w:lang w:val="es-ES_tradnl"/>
            <w:rPrChange w:id="986" w:author="USER" w:date="2022-09-06T15:02:00Z">
              <w:rPr>
                <w:i/>
                <w:iCs/>
                <w:highlight w:val="yellow"/>
                <w:lang w:val="es-ES_tradnl"/>
              </w:rPr>
            </w:rPrChange>
          </w:rPr>
          <w:t xml:space="preserve">Nota. Elaboración propia incluida en los Anexos como </w:t>
        </w:r>
        <w:r w:rsidR="00970FF8" w:rsidRPr="00C15A00" w:rsidDel="002F3217">
          <w:rPr>
            <w:color w:val="000000"/>
            <w:sz w:val="20"/>
            <w:szCs w:val="20"/>
            <w:shd w:val="clear" w:color="auto" w:fill="FFFFFF"/>
            <w:rPrChange w:id="987" w:author="USER" w:date="2022-09-06T15:02:00Z">
              <w:rPr>
                <w:color w:val="000000"/>
                <w:sz w:val="20"/>
                <w:szCs w:val="20"/>
                <w:highlight w:val="yellow"/>
                <w:shd w:val="clear" w:color="auto" w:fill="FFFFFF"/>
              </w:rPr>
            </w:rPrChange>
          </w:rPr>
          <w:t>228130_i50</w:t>
        </w:r>
      </w:moveFrom>
    </w:p>
    <w:p w14:paraId="1B407EBA" w14:textId="223814AF" w:rsidR="004867C3" w:rsidRPr="00C15A00" w:rsidDel="002F3217" w:rsidRDefault="004867C3" w:rsidP="00C15A00">
      <w:pPr>
        <w:snapToGrid w:val="0"/>
        <w:spacing w:after="120" w:line="240" w:lineRule="auto"/>
        <w:rPr>
          <w:moveFrom w:id="988" w:author="ELSA CRISTINA ARENAS MARTINEZ" w:date="2022-09-19T16:27:00Z"/>
          <w:lang w:val="es-ES_tradnl"/>
        </w:rPr>
      </w:pPr>
    </w:p>
    <w:p w14:paraId="0B8D1C2B" w14:textId="30A9E0F2" w:rsidR="001F7889" w:rsidRPr="00C15A00" w:rsidDel="002F3217" w:rsidRDefault="002D2D75" w:rsidP="00C15A00">
      <w:pPr>
        <w:snapToGrid w:val="0"/>
        <w:spacing w:after="120" w:line="240" w:lineRule="auto"/>
        <w:rPr>
          <w:moveFrom w:id="989" w:author="ELSA CRISTINA ARENAS MARTINEZ" w:date="2022-09-19T16:27:00Z"/>
          <w:lang w:val="es-ES_tradnl"/>
        </w:rPr>
      </w:pPr>
      <w:moveFrom w:id="990" w:author="ELSA CRISTINA ARENAS MARTINEZ" w:date="2022-09-19T16:27:00Z">
        <w:r w:rsidRPr="00C15A00" w:rsidDel="002F3217">
          <w:rPr>
            <w:lang w:val="es-ES_tradnl"/>
          </w:rPr>
          <w:t xml:space="preserve">En la </w:t>
        </w:r>
        <w:r w:rsidR="00C52593" w:rsidRPr="00C15A00" w:rsidDel="002F3217">
          <w:rPr>
            <w:lang w:val="es-ES_tradnl"/>
          </w:rPr>
          <w:t xml:space="preserve">anterior imagen </w:t>
        </w:r>
        <w:r w:rsidR="009068CB" w:rsidRPr="00C15A00" w:rsidDel="002F3217">
          <w:rPr>
            <w:lang w:val="es-ES_tradnl"/>
          </w:rPr>
          <w:t xml:space="preserve">se puede </w:t>
        </w:r>
        <w:r w:rsidRPr="00C15A00" w:rsidDel="002F3217">
          <w:rPr>
            <w:lang w:val="es-ES_tradnl"/>
          </w:rPr>
          <w:t>ver</w:t>
        </w:r>
        <w:r w:rsidR="0025489B" w:rsidRPr="00C15A00" w:rsidDel="002F3217">
          <w:rPr>
            <w:lang w:val="es-ES_tradnl"/>
          </w:rPr>
          <w:t>,</w:t>
        </w:r>
        <w:r w:rsidRPr="00C15A00" w:rsidDel="002F3217">
          <w:rPr>
            <w:lang w:val="es-ES_tradnl"/>
          </w:rPr>
          <w:t xml:space="preserve"> </w:t>
        </w:r>
        <w:r w:rsidR="00C52593" w:rsidRPr="00C15A00" w:rsidDel="002F3217">
          <w:rPr>
            <w:lang w:val="es-ES_tradnl"/>
          </w:rPr>
          <w:t>que la opción 1 hace referencia a eliminar particiones primarias o extendidas en el disco duro, la opción 2 formatea las particiones al disco duro, la opción 3 crea particiones primarias o extendidas, la opción 4 se utiliza para hac</w:t>
        </w:r>
        <w:r w:rsidR="00DD31D2" w:rsidRPr="00C15A00" w:rsidDel="002F3217">
          <w:rPr>
            <w:lang w:val="es-ES_tradnl"/>
          </w:rPr>
          <w:t>er redimensiones de particiones; esto</w:t>
        </w:r>
        <w:r w:rsidR="00C52593" w:rsidRPr="00C15A00" w:rsidDel="002F3217">
          <w:rPr>
            <w:lang w:val="es-ES_tradnl"/>
          </w:rPr>
          <w:t xml:space="preserve"> es muy útil</w:t>
        </w:r>
        <w:r w:rsidR="00DD31D2" w:rsidRPr="00C15A00" w:rsidDel="002F3217">
          <w:rPr>
            <w:lang w:val="es-ES_tradnl"/>
          </w:rPr>
          <w:t>,</w:t>
        </w:r>
        <w:r w:rsidR="00C52593" w:rsidRPr="00C15A00" w:rsidDel="002F3217">
          <w:rPr>
            <w:lang w:val="es-ES_tradnl"/>
          </w:rPr>
          <w:t xml:space="preserve"> ya que permite administrar </w:t>
        </w:r>
        <w:r w:rsidR="002E40B8" w:rsidRPr="00C15A00" w:rsidDel="002F3217">
          <w:rPr>
            <w:lang w:val="es-ES_tradnl"/>
          </w:rPr>
          <w:t>l</w:t>
        </w:r>
        <w:r w:rsidR="00C52593" w:rsidRPr="00C15A00" w:rsidDel="002F3217">
          <w:rPr>
            <w:lang w:val="es-ES_tradnl"/>
          </w:rPr>
          <w:t>a partición</w:t>
        </w:r>
        <w:r w:rsidR="002E40B8" w:rsidRPr="00C15A00" w:rsidDel="002F3217">
          <w:rPr>
            <w:lang w:val="es-ES_tradnl"/>
          </w:rPr>
          <w:t>,</w:t>
        </w:r>
        <w:r w:rsidR="00C52593" w:rsidRPr="00C15A00" w:rsidDel="002F3217">
          <w:rPr>
            <w:lang w:val="es-ES_tradnl"/>
          </w:rPr>
          <w:t xml:space="preserve"> sin perder información en esta.</w:t>
        </w:r>
      </w:moveFrom>
    </w:p>
    <w:moveFromRangeEnd w:id="951"/>
    <w:p w14:paraId="4478E0C0" w14:textId="225EEF38" w:rsidR="004A1BC9" w:rsidRPr="00C15A00" w:rsidRDefault="004A1BC9" w:rsidP="00C15A00">
      <w:pPr>
        <w:snapToGrid w:val="0"/>
        <w:spacing w:after="120" w:line="240" w:lineRule="auto"/>
        <w:rPr>
          <w:lang w:val="es-ES_tradnl"/>
        </w:rPr>
      </w:pPr>
    </w:p>
    <w:p w14:paraId="2F0BFC34" w14:textId="77777777" w:rsidR="00970FF8" w:rsidRPr="00C15A00" w:rsidRDefault="00970FF8" w:rsidP="00C15A00">
      <w:pPr>
        <w:snapToGrid w:val="0"/>
        <w:spacing w:after="120" w:line="240" w:lineRule="auto"/>
        <w:rPr>
          <w:lang w:val="es-ES_tradnl"/>
        </w:rPr>
      </w:pPr>
    </w:p>
    <w:p w14:paraId="3CA5BA68" w14:textId="352A5BA0" w:rsidR="00C124C3" w:rsidRPr="00C15A00" w:rsidRDefault="00C124C3" w:rsidP="00C15A00">
      <w:pPr>
        <w:snapToGrid w:val="0"/>
        <w:spacing w:after="120" w:line="240" w:lineRule="auto"/>
        <w:ind w:firstLine="720"/>
        <w:rPr>
          <w:b/>
          <w:color w:val="000000"/>
          <w:lang w:val="es-ES_tradnl"/>
        </w:rPr>
      </w:pPr>
      <w:r w:rsidRPr="00C15A00">
        <w:rPr>
          <w:b/>
          <w:color w:val="000000"/>
          <w:lang w:val="es-ES_tradnl"/>
        </w:rPr>
        <w:t>2.1. Tipos de instalaciones de si</w:t>
      </w:r>
      <w:r w:rsidR="006178F1" w:rsidRPr="00C15A00">
        <w:rPr>
          <w:b/>
          <w:color w:val="000000"/>
          <w:lang w:val="es-ES_tradnl"/>
        </w:rPr>
        <w:t>stemas operativos</w:t>
      </w:r>
    </w:p>
    <w:tbl>
      <w:tblPr>
        <w:tblStyle w:val="af9"/>
        <w:tblW w:w="1575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5490"/>
        <w:gridCol w:w="8715"/>
      </w:tblGrid>
      <w:tr w:rsidR="005D717C" w:rsidRPr="00C15A00" w14:paraId="3BB8B784" w14:textId="77777777" w:rsidTr="00550CFC">
        <w:trPr>
          <w:trHeight w:val="580"/>
        </w:trPr>
        <w:tc>
          <w:tcPr>
            <w:tcW w:w="1545" w:type="dxa"/>
            <w:shd w:val="clear" w:color="auto" w:fill="C9DAF8"/>
            <w:tcMar>
              <w:top w:w="100" w:type="dxa"/>
              <w:left w:w="100" w:type="dxa"/>
              <w:bottom w:w="100" w:type="dxa"/>
              <w:right w:w="100" w:type="dxa"/>
            </w:tcMar>
          </w:tcPr>
          <w:p w14:paraId="5C969B7F" w14:textId="77777777" w:rsidR="005D717C" w:rsidRPr="00C15A00" w:rsidRDefault="005D717C" w:rsidP="00C15A00">
            <w:pPr>
              <w:widowControl w:val="0"/>
              <w:pBdr>
                <w:top w:val="nil"/>
                <w:left w:val="nil"/>
                <w:bottom w:val="nil"/>
                <w:right w:val="nil"/>
                <w:between w:val="nil"/>
              </w:pBdr>
              <w:spacing w:line="240" w:lineRule="auto"/>
              <w:rPr>
                <w:b/>
              </w:rPr>
            </w:pPr>
            <w:r w:rsidRPr="00C15A00">
              <w:rPr>
                <w:b/>
              </w:rPr>
              <w:t>Tipo de recurso</w:t>
            </w:r>
          </w:p>
        </w:tc>
        <w:tc>
          <w:tcPr>
            <w:tcW w:w="14205" w:type="dxa"/>
            <w:gridSpan w:val="2"/>
            <w:shd w:val="clear" w:color="auto" w:fill="C9DAF8"/>
            <w:tcMar>
              <w:top w:w="100" w:type="dxa"/>
              <w:left w:w="100" w:type="dxa"/>
              <w:bottom w:w="100" w:type="dxa"/>
              <w:right w:w="100" w:type="dxa"/>
            </w:tcMar>
          </w:tcPr>
          <w:p w14:paraId="18D84416" w14:textId="77777777" w:rsidR="005D717C" w:rsidRPr="00C15A00" w:rsidRDefault="005D717C" w:rsidP="00C15A00">
            <w:pPr>
              <w:pStyle w:val="Ttulo"/>
              <w:widowControl w:val="0"/>
              <w:spacing w:line="240" w:lineRule="auto"/>
              <w:jc w:val="center"/>
              <w:rPr>
                <w:sz w:val="22"/>
                <w:szCs w:val="22"/>
              </w:rPr>
            </w:pPr>
            <w:bookmarkStart w:id="991" w:name="_5sprbmv26bou" w:colFirst="0" w:colLast="0"/>
            <w:bookmarkEnd w:id="991"/>
            <w:r w:rsidRPr="00C15A00">
              <w:rPr>
                <w:sz w:val="22"/>
                <w:szCs w:val="22"/>
              </w:rPr>
              <w:t>Tarjetas Avatar</w:t>
            </w:r>
          </w:p>
        </w:tc>
      </w:tr>
      <w:tr w:rsidR="005D717C" w:rsidRPr="00C15A00" w14:paraId="0AFF67E6" w14:textId="77777777" w:rsidTr="00550CFC">
        <w:tc>
          <w:tcPr>
            <w:tcW w:w="1545" w:type="dxa"/>
            <w:shd w:val="clear" w:color="auto" w:fill="auto"/>
            <w:tcMar>
              <w:top w:w="100" w:type="dxa"/>
              <w:left w:w="100" w:type="dxa"/>
              <w:bottom w:w="100" w:type="dxa"/>
              <w:right w:w="100" w:type="dxa"/>
            </w:tcMar>
          </w:tcPr>
          <w:p w14:paraId="38650D48" w14:textId="77777777" w:rsidR="005D717C" w:rsidRPr="00C15A00" w:rsidRDefault="005D717C" w:rsidP="00C15A00">
            <w:pPr>
              <w:widowControl w:val="0"/>
              <w:pBdr>
                <w:top w:val="nil"/>
                <w:left w:val="nil"/>
                <w:bottom w:val="nil"/>
                <w:right w:val="nil"/>
                <w:between w:val="nil"/>
              </w:pBdr>
              <w:spacing w:line="240" w:lineRule="auto"/>
              <w:rPr>
                <w:b/>
              </w:rPr>
            </w:pPr>
            <w:r w:rsidRPr="00C15A00">
              <w:rPr>
                <w:b/>
              </w:rPr>
              <w:t>Introducción</w:t>
            </w:r>
          </w:p>
        </w:tc>
        <w:tc>
          <w:tcPr>
            <w:tcW w:w="14205" w:type="dxa"/>
            <w:gridSpan w:val="2"/>
            <w:shd w:val="clear" w:color="auto" w:fill="auto"/>
            <w:tcMar>
              <w:top w:w="100" w:type="dxa"/>
              <w:left w:w="100" w:type="dxa"/>
              <w:bottom w:w="100" w:type="dxa"/>
              <w:right w:w="100" w:type="dxa"/>
            </w:tcMar>
          </w:tcPr>
          <w:p w14:paraId="17BB6431" w14:textId="371ED22A" w:rsidR="005D717C" w:rsidRPr="00C15A00" w:rsidRDefault="005D717C" w:rsidP="00C15A00">
            <w:pPr>
              <w:widowControl w:val="0"/>
              <w:spacing w:line="240" w:lineRule="auto"/>
            </w:pPr>
            <w:r w:rsidRPr="00C15A00">
              <w:t>Dentro de los tipos</w:t>
            </w:r>
            <w:r w:rsidR="00E71D31" w:rsidRPr="00C15A00">
              <w:t xml:space="preserve"> de instalaciones</w:t>
            </w:r>
            <w:r w:rsidRPr="00C15A00">
              <w:t xml:space="preserve"> </w:t>
            </w:r>
            <w:r w:rsidR="00326659" w:rsidRPr="00C15A00">
              <w:t>se</w:t>
            </w:r>
            <w:r w:rsidRPr="00C15A00">
              <w:t xml:space="preserve"> </w:t>
            </w:r>
            <w:r w:rsidR="00326659" w:rsidRPr="00C15A00">
              <w:t xml:space="preserve">pueden </w:t>
            </w:r>
            <w:r w:rsidRPr="00C15A00">
              <w:t>encontrar los siguientes:</w:t>
            </w:r>
          </w:p>
        </w:tc>
      </w:tr>
      <w:tr w:rsidR="005D717C" w:rsidRPr="00C15A00" w14:paraId="4B097330" w14:textId="77777777" w:rsidTr="00550CFC">
        <w:trPr>
          <w:trHeight w:val="420"/>
        </w:trPr>
        <w:tc>
          <w:tcPr>
            <w:tcW w:w="7035" w:type="dxa"/>
            <w:gridSpan w:val="2"/>
            <w:shd w:val="clear" w:color="auto" w:fill="auto"/>
            <w:tcMar>
              <w:top w:w="100" w:type="dxa"/>
              <w:left w:w="100" w:type="dxa"/>
              <w:bottom w:w="100" w:type="dxa"/>
              <w:right w:w="100" w:type="dxa"/>
            </w:tcMar>
          </w:tcPr>
          <w:p w14:paraId="59093CCA" w14:textId="198A0D74" w:rsidR="005D717C" w:rsidRPr="00C15A00" w:rsidRDefault="005D717C" w:rsidP="00C15A00">
            <w:pPr>
              <w:widowControl w:val="0"/>
              <w:pBdr>
                <w:top w:val="nil"/>
                <w:left w:val="nil"/>
                <w:bottom w:val="nil"/>
                <w:right w:val="nil"/>
                <w:between w:val="nil"/>
              </w:pBdr>
              <w:spacing w:line="240" w:lineRule="auto"/>
              <w:rPr>
                <w:b/>
              </w:rPr>
            </w:pPr>
            <w:r w:rsidRPr="00C15A00">
              <w:rPr>
                <w:b/>
              </w:rPr>
              <w:t>Atendida</w:t>
            </w:r>
          </w:p>
          <w:p w14:paraId="6032D7C2" w14:textId="77777777" w:rsidR="00F74E53" w:rsidRPr="00C15A00" w:rsidRDefault="00F74E53" w:rsidP="00C15A00">
            <w:pPr>
              <w:widowControl w:val="0"/>
              <w:pBdr>
                <w:top w:val="nil"/>
                <w:left w:val="nil"/>
                <w:bottom w:val="nil"/>
                <w:right w:val="nil"/>
                <w:between w:val="nil"/>
              </w:pBdr>
              <w:spacing w:line="240" w:lineRule="auto"/>
              <w:rPr>
                <w:b/>
              </w:rPr>
            </w:pPr>
          </w:p>
          <w:p w14:paraId="0448580D" w14:textId="130EA0DD" w:rsidR="005D717C" w:rsidRPr="00C15A00" w:rsidRDefault="005D717C" w:rsidP="00C15A00">
            <w:pPr>
              <w:widowControl w:val="0"/>
              <w:pBdr>
                <w:top w:val="nil"/>
                <w:left w:val="nil"/>
                <w:bottom w:val="nil"/>
                <w:right w:val="nil"/>
                <w:between w:val="nil"/>
              </w:pBdr>
              <w:spacing w:line="240" w:lineRule="auto"/>
            </w:pPr>
            <w:r w:rsidRPr="00C15A00">
              <w:t xml:space="preserve">El usuario realiza el procedimiento paso a paso utilizando el </w:t>
            </w:r>
            <w:r w:rsidRPr="00C15A00">
              <w:rPr>
                <w:i/>
              </w:rPr>
              <w:t>software</w:t>
            </w:r>
            <w:r w:rsidRPr="00C15A00">
              <w:t xml:space="preserve"> para la ins</w:t>
            </w:r>
            <w:r w:rsidR="00570105" w:rsidRPr="00C15A00">
              <w:t>talación del sistema operativo.</w:t>
            </w:r>
          </w:p>
        </w:tc>
        <w:tc>
          <w:tcPr>
            <w:tcW w:w="8715" w:type="dxa"/>
            <w:shd w:val="clear" w:color="auto" w:fill="auto"/>
            <w:tcMar>
              <w:top w:w="100" w:type="dxa"/>
              <w:left w:w="100" w:type="dxa"/>
              <w:bottom w:w="100" w:type="dxa"/>
              <w:right w:w="100" w:type="dxa"/>
            </w:tcMar>
          </w:tcPr>
          <w:p w14:paraId="48039800" w14:textId="4CC3011E" w:rsidR="004D65E9" w:rsidRPr="00C15A00" w:rsidRDefault="004D65E9" w:rsidP="00C15A00">
            <w:pPr>
              <w:widowControl w:val="0"/>
              <w:spacing w:line="240" w:lineRule="auto"/>
              <w:jc w:val="center"/>
              <w:rPr>
                <w:rPrChange w:id="992" w:author="USER" w:date="2022-09-06T15:02:00Z">
                  <w:rPr>
                    <w:highlight w:val="yellow"/>
                  </w:rPr>
                </w:rPrChange>
              </w:rPr>
            </w:pPr>
            <w:r w:rsidRPr="00C15A00">
              <w:rPr>
                <w:noProof/>
                <w:lang w:val="es-CO"/>
                <w:rPrChange w:id="993" w:author="USER" w:date="2022-09-06T15:02:00Z">
                  <w:rPr>
                    <w:noProof/>
                    <w:highlight w:val="yellow"/>
                    <w:lang w:val="es-CO"/>
                  </w:rPr>
                </w:rPrChange>
              </w:rPr>
              <w:drawing>
                <wp:inline distT="0" distB="0" distL="0" distR="0" wp14:anchorId="7536071B" wp14:editId="4EF55EB9">
                  <wp:extent cx="1097121" cy="1047750"/>
                  <wp:effectExtent l="0" t="0" r="8255" b="0"/>
                  <wp:docPr id="147" name="Imagen 147" descr="Hay muchos programadores trabajando en su PC. Codificación y programación. Ilustración vectorial del monitor de cabez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ay muchos programadores trabajando en su PC. Codificación y programación. Ilustración vectorial del monitor de cabezal"/>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flipH="1">
                            <a:off x="0" y="0"/>
                            <a:ext cx="1100059" cy="1050556"/>
                          </a:xfrm>
                          <a:prstGeom prst="rect">
                            <a:avLst/>
                          </a:prstGeom>
                          <a:noFill/>
                          <a:ln>
                            <a:noFill/>
                          </a:ln>
                        </pic:spPr>
                      </pic:pic>
                    </a:graphicData>
                  </a:graphic>
                </wp:inline>
              </w:drawing>
            </w:r>
          </w:p>
          <w:p w14:paraId="76AE2700" w14:textId="77777777" w:rsidR="004867C3" w:rsidRPr="00C15A00" w:rsidRDefault="004867C3" w:rsidP="00C15A00">
            <w:pPr>
              <w:widowControl w:val="0"/>
              <w:spacing w:line="240" w:lineRule="auto"/>
              <w:rPr>
                <w:rPrChange w:id="994" w:author="USER" w:date="2022-09-06T15:02:00Z">
                  <w:rPr>
                    <w:highlight w:val="yellow"/>
                  </w:rPr>
                </w:rPrChange>
              </w:rPr>
            </w:pPr>
            <w:r w:rsidRPr="00C15A00">
              <w:rPr>
                <w:rPrChange w:id="995" w:author="USER" w:date="2022-09-06T15:02:00Z">
                  <w:rPr>
                    <w:highlight w:val="yellow"/>
                  </w:rPr>
                </w:rPrChange>
              </w:rPr>
              <w:t xml:space="preserve">Imagen de referencia </w:t>
            </w:r>
            <w:r w:rsidRPr="00C15A00">
              <w:fldChar w:fldCharType="begin"/>
            </w:r>
            <w:r w:rsidRPr="00C15A00">
              <w:instrText xml:space="preserve"> HYPERLINK "https://cutt.ly/kXQMgkX" </w:instrText>
            </w:r>
            <w:r w:rsidRPr="00C15A00">
              <w:fldChar w:fldCharType="separate"/>
            </w:r>
            <w:r w:rsidRPr="00C15A00">
              <w:rPr>
                <w:rStyle w:val="Hipervnculo"/>
                <w:rPrChange w:id="996" w:author="USER" w:date="2022-09-06T15:02:00Z">
                  <w:rPr>
                    <w:rStyle w:val="Hipervnculo"/>
                    <w:highlight w:val="yellow"/>
                  </w:rPr>
                </w:rPrChange>
              </w:rPr>
              <w:t>https://cutt.ly/kXQMgkX</w:t>
            </w:r>
            <w:r w:rsidRPr="00C15A00">
              <w:rPr>
                <w:rStyle w:val="Hipervnculo"/>
                <w:rPrChange w:id="997" w:author="USER" w:date="2022-09-06T15:02:00Z">
                  <w:rPr>
                    <w:rStyle w:val="Hipervnculo"/>
                    <w:highlight w:val="yellow"/>
                  </w:rPr>
                </w:rPrChange>
              </w:rPr>
              <w:fldChar w:fldCharType="end"/>
            </w:r>
            <w:r w:rsidRPr="00C15A00">
              <w:rPr>
                <w:rPrChange w:id="998" w:author="USER" w:date="2022-09-06T15:02:00Z">
                  <w:rPr>
                    <w:highlight w:val="yellow"/>
                  </w:rPr>
                </w:rPrChange>
              </w:rPr>
              <w:t xml:space="preserve"> </w:t>
            </w:r>
          </w:p>
          <w:p w14:paraId="68637842" w14:textId="711B90D1" w:rsidR="004D65E9" w:rsidRPr="00C15A00" w:rsidRDefault="004867C3" w:rsidP="00C15A00">
            <w:pPr>
              <w:widowControl w:val="0"/>
              <w:spacing w:line="240" w:lineRule="auto"/>
              <w:rPr>
                <w:rPrChange w:id="999" w:author="USER" w:date="2022-09-06T15:02:00Z">
                  <w:rPr>
                    <w:highlight w:val="yellow"/>
                  </w:rPr>
                </w:rPrChange>
              </w:rPr>
            </w:pPr>
            <w:r w:rsidRPr="00C15A00">
              <w:rPr>
                <w:color w:val="000000"/>
                <w:sz w:val="20"/>
                <w:szCs w:val="20"/>
                <w:shd w:val="clear" w:color="auto" w:fill="FFFFFF"/>
                <w:rPrChange w:id="1000" w:author="USER" w:date="2022-09-06T15:02:00Z">
                  <w:rPr>
                    <w:color w:val="000000"/>
                    <w:sz w:val="20"/>
                    <w:szCs w:val="20"/>
                    <w:highlight w:val="yellow"/>
                    <w:shd w:val="clear" w:color="auto" w:fill="FFFFFF"/>
                  </w:rPr>
                </w:rPrChange>
              </w:rPr>
              <w:t>228130_i</w:t>
            </w:r>
            <w:r w:rsidR="00970FF8" w:rsidRPr="00C15A00">
              <w:rPr>
                <w:color w:val="000000"/>
                <w:sz w:val="20"/>
                <w:szCs w:val="20"/>
                <w:shd w:val="clear" w:color="auto" w:fill="FFFFFF"/>
                <w:rPrChange w:id="1001" w:author="USER" w:date="2022-09-06T15:02:00Z">
                  <w:rPr>
                    <w:color w:val="000000"/>
                    <w:sz w:val="20"/>
                    <w:szCs w:val="20"/>
                    <w:highlight w:val="yellow"/>
                    <w:shd w:val="clear" w:color="auto" w:fill="FFFFFF"/>
                  </w:rPr>
                </w:rPrChange>
              </w:rPr>
              <w:t>51</w:t>
            </w:r>
          </w:p>
        </w:tc>
      </w:tr>
      <w:tr w:rsidR="005D717C" w:rsidRPr="00C15A00" w14:paraId="2ED17634" w14:textId="77777777" w:rsidTr="00550CFC">
        <w:trPr>
          <w:trHeight w:val="420"/>
        </w:trPr>
        <w:tc>
          <w:tcPr>
            <w:tcW w:w="7035" w:type="dxa"/>
            <w:gridSpan w:val="2"/>
            <w:shd w:val="clear" w:color="auto" w:fill="auto"/>
            <w:tcMar>
              <w:top w:w="100" w:type="dxa"/>
              <w:left w:w="100" w:type="dxa"/>
              <w:bottom w:w="100" w:type="dxa"/>
              <w:right w:w="100" w:type="dxa"/>
            </w:tcMar>
          </w:tcPr>
          <w:p w14:paraId="522EAAB2" w14:textId="2F077764" w:rsidR="005D717C" w:rsidRPr="00C15A00" w:rsidRDefault="005D717C" w:rsidP="00C15A00">
            <w:pPr>
              <w:widowControl w:val="0"/>
              <w:spacing w:line="240" w:lineRule="auto"/>
              <w:rPr>
                <w:b/>
              </w:rPr>
            </w:pPr>
            <w:r w:rsidRPr="00C15A00">
              <w:rPr>
                <w:b/>
              </w:rPr>
              <w:t>Desatendida</w:t>
            </w:r>
          </w:p>
          <w:p w14:paraId="4C7C04E1" w14:textId="77777777" w:rsidR="009C779A" w:rsidRPr="00C15A00" w:rsidRDefault="009C779A" w:rsidP="00C15A00">
            <w:pPr>
              <w:widowControl w:val="0"/>
              <w:spacing w:line="240" w:lineRule="auto"/>
              <w:rPr>
                <w:b/>
              </w:rPr>
            </w:pPr>
          </w:p>
          <w:p w14:paraId="1C45601D" w14:textId="56EC5116" w:rsidR="005D717C" w:rsidRPr="00C15A00" w:rsidRDefault="005D717C" w:rsidP="00C15A00">
            <w:pPr>
              <w:widowControl w:val="0"/>
              <w:spacing w:line="240" w:lineRule="auto"/>
              <w:rPr>
                <w:b/>
              </w:rPr>
            </w:pPr>
            <w:r w:rsidRPr="00C15A00">
              <w:t>En este t</w:t>
            </w:r>
            <w:r w:rsidR="004D65E9" w:rsidRPr="00C15A00">
              <w:t>ipo de instalación</w:t>
            </w:r>
            <w:r w:rsidR="00BB2C4B" w:rsidRPr="00C15A00">
              <w:t>,</w:t>
            </w:r>
            <w:r w:rsidR="004D65E9" w:rsidRPr="00C15A00">
              <w:t xml:space="preserve"> se realiza l</w:t>
            </w:r>
            <w:r w:rsidRPr="00C15A00">
              <w:t>a configuración anterior y luego el sistema operativo se instala automáticamente</w:t>
            </w:r>
            <w:r w:rsidR="00BB2C4B" w:rsidRPr="00C15A00">
              <w:t>,</w:t>
            </w:r>
            <w:r w:rsidRPr="00C15A00">
              <w:t xml:space="preserve"> sin necesidad de realizar algún paso a paso por parte del usuario.</w:t>
            </w:r>
          </w:p>
        </w:tc>
        <w:tc>
          <w:tcPr>
            <w:tcW w:w="8715" w:type="dxa"/>
            <w:shd w:val="clear" w:color="auto" w:fill="auto"/>
            <w:tcMar>
              <w:top w:w="100" w:type="dxa"/>
              <w:left w:w="100" w:type="dxa"/>
              <w:bottom w:w="100" w:type="dxa"/>
              <w:right w:w="100" w:type="dxa"/>
            </w:tcMar>
          </w:tcPr>
          <w:p w14:paraId="3737852D" w14:textId="6358F2FD" w:rsidR="004D65E9" w:rsidRPr="00C15A00" w:rsidRDefault="004D65E9" w:rsidP="00C15A00">
            <w:pPr>
              <w:widowControl w:val="0"/>
              <w:spacing w:line="240" w:lineRule="auto"/>
              <w:jc w:val="center"/>
              <w:rPr>
                <w:rPrChange w:id="1002" w:author="USER" w:date="2022-09-06T15:02:00Z">
                  <w:rPr>
                    <w:highlight w:val="yellow"/>
                  </w:rPr>
                </w:rPrChange>
              </w:rPr>
            </w:pPr>
            <w:r w:rsidRPr="00C15A00">
              <w:rPr>
                <w:noProof/>
                <w:lang w:val="es-CO"/>
                <w:rPrChange w:id="1003" w:author="USER" w:date="2022-09-06T15:02:00Z">
                  <w:rPr>
                    <w:noProof/>
                    <w:highlight w:val="yellow"/>
                    <w:lang w:val="es-CO"/>
                  </w:rPr>
                </w:rPrChange>
              </w:rPr>
              <w:drawing>
                <wp:inline distT="0" distB="0" distL="0" distR="0" wp14:anchorId="6CE6A3F8" wp14:editId="672D500F">
                  <wp:extent cx="1590675" cy="874871"/>
                  <wp:effectExtent l="0" t="0" r="0" b="1905"/>
                  <wp:docPr id="146" name="Imagen 146" descr="computer repair and software development concept, vector flat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puter repair and software development concept, vector flat illustratio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99776" cy="879877"/>
                          </a:xfrm>
                          <a:prstGeom prst="rect">
                            <a:avLst/>
                          </a:prstGeom>
                          <a:noFill/>
                          <a:ln>
                            <a:noFill/>
                          </a:ln>
                        </pic:spPr>
                      </pic:pic>
                    </a:graphicData>
                  </a:graphic>
                </wp:inline>
              </w:drawing>
            </w:r>
          </w:p>
          <w:p w14:paraId="36B9E40C" w14:textId="77777777" w:rsidR="004867C3" w:rsidRPr="00C15A00" w:rsidRDefault="004867C3" w:rsidP="00C15A00">
            <w:pPr>
              <w:widowControl w:val="0"/>
              <w:spacing w:line="240" w:lineRule="auto"/>
              <w:rPr>
                <w:rPrChange w:id="1004" w:author="USER" w:date="2022-09-06T15:02:00Z">
                  <w:rPr>
                    <w:highlight w:val="yellow"/>
                  </w:rPr>
                </w:rPrChange>
              </w:rPr>
            </w:pPr>
            <w:r w:rsidRPr="00C15A00">
              <w:rPr>
                <w:rPrChange w:id="1005" w:author="USER" w:date="2022-09-06T15:02:00Z">
                  <w:rPr>
                    <w:highlight w:val="yellow"/>
                  </w:rPr>
                </w:rPrChange>
              </w:rPr>
              <w:t xml:space="preserve">Imagen de referencia </w:t>
            </w:r>
            <w:r w:rsidRPr="00C15A00">
              <w:fldChar w:fldCharType="begin"/>
            </w:r>
            <w:r w:rsidRPr="00C15A00">
              <w:instrText xml:space="preserve"> HYPERLINK "https://cutt.ly/bXQMr0j" </w:instrText>
            </w:r>
            <w:r w:rsidRPr="00C15A00">
              <w:fldChar w:fldCharType="separate"/>
            </w:r>
            <w:r w:rsidRPr="00C15A00">
              <w:rPr>
                <w:rStyle w:val="Hipervnculo"/>
                <w:rPrChange w:id="1006" w:author="USER" w:date="2022-09-06T15:02:00Z">
                  <w:rPr>
                    <w:rStyle w:val="Hipervnculo"/>
                    <w:highlight w:val="yellow"/>
                  </w:rPr>
                </w:rPrChange>
              </w:rPr>
              <w:t>https://cutt.ly/bXQMr0j</w:t>
            </w:r>
            <w:r w:rsidRPr="00C15A00">
              <w:rPr>
                <w:rStyle w:val="Hipervnculo"/>
                <w:rPrChange w:id="1007" w:author="USER" w:date="2022-09-06T15:02:00Z">
                  <w:rPr>
                    <w:rStyle w:val="Hipervnculo"/>
                    <w:highlight w:val="yellow"/>
                  </w:rPr>
                </w:rPrChange>
              </w:rPr>
              <w:fldChar w:fldCharType="end"/>
            </w:r>
          </w:p>
          <w:p w14:paraId="71AA56D1" w14:textId="57FC0ACA" w:rsidR="005D717C" w:rsidRPr="00C15A00" w:rsidRDefault="004867C3" w:rsidP="00C15A00">
            <w:pPr>
              <w:widowControl w:val="0"/>
              <w:spacing w:line="240" w:lineRule="auto"/>
              <w:rPr>
                <w:b/>
                <w:rPrChange w:id="1008" w:author="USER" w:date="2022-09-06T15:02:00Z">
                  <w:rPr>
                    <w:b/>
                    <w:highlight w:val="yellow"/>
                  </w:rPr>
                </w:rPrChange>
              </w:rPr>
            </w:pPr>
            <w:r w:rsidRPr="00C15A00">
              <w:rPr>
                <w:color w:val="000000"/>
                <w:sz w:val="20"/>
                <w:szCs w:val="20"/>
                <w:shd w:val="clear" w:color="auto" w:fill="FFFFFF"/>
                <w:rPrChange w:id="1009" w:author="USER" w:date="2022-09-06T15:02:00Z">
                  <w:rPr>
                    <w:color w:val="000000"/>
                    <w:sz w:val="20"/>
                    <w:szCs w:val="20"/>
                    <w:highlight w:val="yellow"/>
                    <w:shd w:val="clear" w:color="auto" w:fill="FFFFFF"/>
                  </w:rPr>
                </w:rPrChange>
              </w:rPr>
              <w:t>228130_i</w:t>
            </w:r>
            <w:r w:rsidR="00970FF8" w:rsidRPr="00C15A00">
              <w:rPr>
                <w:color w:val="000000"/>
                <w:sz w:val="20"/>
                <w:szCs w:val="20"/>
                <w:shd w:val="clear" w:color="auto" w:fill="FFFFFF"/>
                <w:rPrChange w:id="1010" w:author="USER" w:date="2022-09-06T15:02:00Z">
                  <w:rPr>
                    <w:color w:val="000000"/>
                    <w:sz w:val="20"/>
                    <w:szCs w:val="20"/>
                    <w:highlight w:val="yellow"/>
                    <w:shd w:val="clear" w:color="auto" w:fill="FFFFFF"/>
                  </w:rPr>
                </w:rPrChange>
              </w:rPr>
              <w:t>52</w:t>
            </w:r>
          </w:p>
        </w:tc>
      </w:tr>
    </w:tbl>
    <w:p w14:paraId="2EB87F30" w14:textId="001B36B4" w:rsidR="006178F1" w:rsidRPr="00C15A00" w:rsidRDefault="006178F1" w:rsidP="00C15A00">
      <w:pPr>
        <w:snapToGrid w:val="0"/>
        <w:spacing w:line="240" w:lineRule="auto"/>
        <w:rPr>
          <w:color w:val="000000"/>
          <w:lang w:val="es-ES_tradnl"/>
        </w:rPr>
      </w:pPr>
    </w:p>
    <w:p w14:paraId="2F0E4745" w14:textId="5FF3C376" w:rsidR="00386C7B" w:rsidRPr="00C15A00" w:rsidRDefault="004867C3" w:rsidP="00C15A00">
      <w:pPr>
        <w:snapToGrid w:val="0"/>
        <w:spacing w:line="240" w:lineRule="auto"/>
        <w:rPr>
          <w:color w:val="000000"/>
          <w:lang w:val="es-ES_tradnl"/>
        </w:rPr>
      </w:pPr>
      <w:r w:rsidRPr="00C15A00">
        <w:rPr>
          <w:b/>
          <w:bCs/>
          <w:sz w:val="24"/>
          <w:szCs w:val="24"/>
        </w:rPr>
        <w:t>2.2. Plan de instalación: dependencias, configuración y problemas de instalación</w:t>
      </w:r>
    </w:p>
    <w:p w14:paraId="3FD2819B" w14:textId="09C2E4DD" w:rsidR="00386C7B" w:rsidRPr="00C15A00" w:rsidRDefault="00386C7B" w:rsidP="00C15A00">
      <w:pPr>
        <w:snapToGrid w:val="0"/>
        <w:spacing w:line="240" w:lineRule="auto"/>
        <w:rPr>
          <w:color w:val="000000"/>
          <w:lang w:val="es-ES_tradnl"/>
        </w:rPr>
      </w:pPr>
    </w:p>
    <w:tbl>
      <w:tblPr>
        <w:tblStyle w:val="Tablaconcuadrcula"/>
        <w:tblW w:w="0" w:type="auto"/>
        <w:tblLook w:val="04A0" w:firstRow="1" w:lastRow="0" w:firstColumn="1" w:lastColumn="0" w:noHBand="0" w:noVBand="1"/>
      </w:tblPr>
      <w:tblGrid>
        <w:gridCol w:w="15690"/>
      </w:tblGrid>
      <w:tr w:rsidR="00386C7B" w:rsidRPr="00C15A00" w14:paraId="40D04017" w14:textId="77777777" w:rsidTr="00BD7376">
        <w:trPr>
          <w:trHeight w:val="444"/>
        </w:trPr>
        <w:tc>
          <w:tcPr>
            <w:tcW w:w="15690" w:type="dxa"/>
            <w:shd w:val="clear" w:color="auto" w:fill="8DB3E2" w:themeFill="text2" w:themeFillTint="66"/>
          </w:tcPr>
          <w:p w14:paraId="702B1BA3" w14:textId="52913CE3" w:rsidR="00386C7B" w:rsidRPr="00C15A00" w:rsidRDefault="004867C3" w:rsidP="00C15A00">
            <w:pPr>
              <w:pStyle w:val="Ttulo1"/>
              <w:jc w:val="center"/>
              <w:outlineLvl w:val="0"/>
              <w:rPr>
                <w:sz w:val="22"/>
                <w:szCs w:val="22"/>
              </w:rPr>
            </w:pPr>
            <w:r w:rsidRPr="00C15A00">
              <w:rPr>
                <w:sz w:val="32"/>
                <w:szCs w:val="32"/>
              </w:rPr>
              <w:t>Cuadro de texto</w:t>
            </w:r>
          </w:p>
        </w:tc>
      </w:tr>
      <w:tr w:rsidR="00386C7B" w:rsidRPr="00C15A00" w14:paraId="67CFA643" w14:textId="77777777" w:rsidTr="00BD7376">
        <w:tc>
          <w:tcPr>
            <w:tcW w:w="15690" w:type="dxa"/>
          </w:tcPr>
          <w:p w14:paraId="4B65E49E" w14:textId="3471600A" w:rsidR="00386C7B" w:rsidRPr="00C15A00" w:rsidRDefault="00386C7B" w:rsidP="00C15A00">
            <w:pPr>
              <w:snapToGrid w:val="0"/>
              <w:spacing w:after="120"/>
              <w:rPr>
                <w:bCs/>
                <w:lang w:val="es-ES_tradnl"/>
              </w:rPr>
            </w:pPr>
            <w:r w:rsidRPr="00C15A00">
              <w:rPr>
                <w:bCs/>
                <w:lang w:val="es-ES_tradnl"/>
              </w:rPr>
              <w:t>En este proceso se abarcan diferentes procedimientos como:</w:t>
            </w:r>
          </w:p>
          <w:p w14:paraId="4F182617" w14:textId="77777777" w:rsidR="00386C7B" w:rsidRPr="00C15A00" w:rsidRDefault="00386C7B" w:rsidP="00C15A00">
            <w:pPr>
              <w:pStyle w:val="Prrafodelista"/>
              <w:numPr>
                <w:ilvl w:val="0"/>
                <w:numId w:val="29"/>
              </w:numPr>
              <w:snapToGrid w:val="0"/>
              <w:spacing w:after="120"/>
              <w:ind w:left="426"/>
              <w:rPr>
                <w:b/>
                <w:bCs/>
                <w:lang w:val="es-ES_tradnl"/>
              </w:rPr>
            </w:pPr>
            <w:r w:rsidRPr="00C15A00">
              <w:rPr>
                <w:b/>
                <w:bCs/>
                <w:lang w:val="es-ES_tradnl"/>
              </w:rPr>
              <w:t>Creación de usuarios</w:t>
            </w:r>
          </w:p>
          <w:p w14:paraId="6C7A1D57" w14:textId="21DFF656" w:rsidR="00386C7B" w:rsidRPr="00C15A00" w:rsidRDefault="00386C7B" w:rsidP="00C15A00">
            <w:pPr>
              <w:snapToGrid w:val="0"/>
              <w:spacing w:after="120"/>
              <w:rPr>
                <w:lang w:val="es-ES_tradnl"/>
              </w:rPr>
            </w:pPr>
            <w:r w:rsidRPr="00C15A00">
              <w:rPr>
                <w:bCs/>
                <w:lang w:val="es-ES_tradnl"/>
              </w:rPr>
              <w:t>E</w:t>
            </w:r>
            <w:r w:rsidRPr="00C15A00">
              <w:rPr>
                <w:lang w:val="es-ES_tradnl"/>
              </w:rPr>
              <w:t xml:space="preserve">n la instalación se podrá establecer un usuario administrador o </w:t>
            </w:r>
            <w:proofErr w:type="spellStart"/>
            <w:r w:rsidRPr="00C15A00">
              <w:rPr>
                <w:lang w:val="es-ES_tradnl"/>
              </w:rPr>
              <w:t>superusuario</w:t>
            </w:r>
            <w:proofErr w:type="spellEnd"/>
            <w:r w:rsidRPr="00C15A00">
              <w:rPr>
                <w:lang w:val="es-ES_tradnl"/>
              </w:rPr>
              <w:t>, se puede</w:t>
            </w:r>
            <w:r w:rsidR="00007C3C" w:rsidRPr="00C15A00">
              <w:rPr>
                <w:lang w:val="es-ES_tradnl"/>
              </w:rPr>
              <w:t>n</w:t>
            </w:r>
            <w:r w:rsidRPr="00C15A00">
              <w:rPr>
                <w:lang w:val="es-ES_tradnl"/>
              </w:rPr>
              <w:t xml:space="preserve"> dar diferentes alternativas en la seguridad de los equipos informáticos, para administrar el equipo siempre se propone un </w:t>
            </w:r>
            <w:proofErr w:type="spellStart"/>
            <w:r w:rsidRPr="00C15A00">
              <w:rPr>
                <w:lang w:val="es-ES_tradnl"/>
              </w:rPr>
              <w:t>superusuario</w:t>
            </w:r>
            <w:proofErr w:type="spellEnd"/>
            <w:r w:rsidRPr="00C15A00">
              <w:rPr>
                <w:lang w:val="es-ES_tradnl"/>
              </w:rPr>
              <w:t xml:space="preserve"> que tendrá todos los privilegios y derechos para instalar, modificar</w:t>
            </w:r>
            <w:r w:rsidR="00007C3C" w:rsidRPr="00C15A00">
              <w:rPr>
                <w:lang w:val="es-ES_tradnl"/>
              </w:rPr>
              <w:t xml:space="preserve"> y</w:t>
            </w:r>
            <w:r w:rsidRPr="00C15A00">
              <w:rPr>
                <w:lang w:val="es-ES_tradnl"/>
              </w:rPr>
              <w:t xml:space="preserve"> eliminar información en la cuenta de usuario</w:t>
            </w:r>
            <w:r w:rsidR="009A699A" w:rsidRPr="00C15A00">
              <w:rPr>
                <w:lang w:val="es-ES_tradnl"/>
              </w:rPr>
              <w:t>.</w:t>
            </w:r>
            <w:r w:rsidRPr="00C15A00">
              <w:rPr>
                <w:lang w:val="es-ES_tradnl"/>
              </w:rPr>
              <w:t xml:space="preserve"> </w:t>
            </w:r>
            <w:r w:rsidR="009A699A" w:rsidRPr="00C15A00">
              <w:rPr>
                <w:lang w:val="es-ES_tradnl"/>
              </w:rPr>
              <w:t>T</w:t>
            </w:r>
            <w:r w:rsidRPr="00C15A00">
              <w:rPr>
                <w:lang w:val="es-ES_tradnl"/>
              </w:rPr>
              <w:t>ambién podrá crear nuevos usuarios con limitaciones o sin limitaciones.</w:t>
            </w:r>
          </w:p>
          <w:p w14:paraId="23C47C68" w14:textId="3BA9A2F5" w:rsidR="00386C7B" w:rsidRPr="00C15A00" w:rsidRDefault="00386C7B" w:rsidP="00C15A00">
            <w:pPr>
              <w:snapToGrid w:val="0"/>
              <w:spacing w:after="120"/>
              <w:rPr>
                <w:lang w:val="es-ES_tradnl"/>
              </w:rPr>
            </w:pPr>
            <w:r w:rsidRPr="00C15A00">
              <w:rPr>
                <w:lang w:val="es-ES_tradnl"/>
              </w:rPr>
              <w:t>En el caso de</w:t>
            </w:r>
            <w:r w:rsidR="00732914" w:rsidRPr="00C15A00">
              <w:rPr>
                <w:lang w:val="es-ES_tradnl"/>
              </w:rPr>
              <w:t xml:space="preserve"> Li</w:t>
            </w:r>
            <w:r w:rsidRPr="00C15A00">
              <w:rPr>
                <w:lang w:val="es-ES_tradnl"/>
              </w:rPr>
              <w:t>nux, el usuario “</w:t>
            </w:r>
            <w:proofErr w:type="spellStart"/>
            <w:r w:rsidRPr="00C15A00">
              <w:rPr>
                <w:lang w:val="es-ES_tradnl"/>
              </w:rPr>
              <w:t>superusuario</w:t>
            </w:r>
            <w:proofErr w:type="spellEnd"/>
            <w:r w:rsidRPr="00C15A00">
              <w:rPr>
                <w:lang w:val="es-ES_tradnl"/>
              </w:rPr>
              <w:t>” se llama “</w:t>
            </w:r>
            <w:proofErr w:type="spellStart"/>
            <w:r w:rsidRPr="00C15A00">
              <w:rPr>
                <w:lang w:val="es-ES_tradnl"/>
              </w:rPr>
              <w:t>root</w:t>
            </w:r>
            <w:proofErr w:type="spellEnd"/>
            <w:r w:rsidRPr="00C15A00">
              <w:rPr>
                <w:lang w:val="es-ES_tradnl"/>
              </w:rPr>
              <w:t xml:space="preserve">”, para el sistema operativo </w:t>
            </w:r>
            <w:r w:rsidRPr="00C15A00">
              <w:rPr>
                <w:i/>
                <w:lang w:val="es-ES_tradnl"/>
              </w:rPr>
              <w:t>Windows</w:t>
            </w:r>
            <w:r w:rsidRPr="00C15A00">
              <w:rPr>
                <w:lang w:val="es-ES_tradnl"/>
              </w:rPr>
              <w:t xml:space="preserve"> se llama “administrador” según el idioma en que sea instalado el sistema operativo.</w:t>
            </w:r>
          </w:p>
          <w:p w14:paraId="43E5678A" w14:textId="161A9826" w:rsidR="00386C7B" w:rsidRDefault="00386C7B" w:rsidP="00C15A00">
            <w:pPr>
              <w:snapToGrid w:val="0"/>
              <w:spacing w:after="120"/>
              <w:rPr>
                <w:ins w:id="1011" w:author="ELSA CRISTINA ARENAS MARTINEZ" w:date="2022-09-19T17:12:00Z"/>
                <w:lang w:val="es-ES_tradnl"/>
              </w:rPr>
            </w:pPr>
            <w:r w:rsidRPr="00C15A00">
              <w:rPr>
                <w:lang w:val="es-ES_tradnl"/>
              </w:rPr>
              <w:t xml:space="preserve">Para crear un usuario en </w:t>
            </w:r>
            <w:r w:rsidRPr="00C15A00">
              <w:rPr>
                <w:i/>
                <w:lang w:val="es-ES_tradnl"/>
              </w:rPr>
              <w:t>Windows server</w:t>
            </w:r>
            <w:r w:rsidRPr="00C15A00">
              <w:rPr>
                <w:lang w:val="es-ES_tradnl"/>
              </w:rPr>
              <w:t xml:space="preserve"> se debe iniciar sesión en el servidor como administrador, para abrir la configuración de </w:t>
            </w:r>
            <w:r w:rsidRPr="00C15A00">
              <w:rPr>
                <w:i/>
                <w:lang w:val="es-ES_tradnl"/>
              </w:rPr>
              <w:t>Windows</w:t>
            </w:r>
            <w:r w:rsidRPr="00C15A00">
              <w:rPr>
                <w:lang w:val="es-ES_tradnl"/>
              </w:rPr>
              <w:t xml:space="preserve">, </w:t>
            </w:r>
            <w:r w:rsidR="000A34A6" w:rsidRPr="00C15A00">
              <w:rPr>
                <w:lang w:val="es-ES_tradnl"/>
              </w:rPr>
              <w:t xml:space="preserve">se arrastra </w:t>
            </w:r>
            <w:r w:rsidRPr="00C15A00">
              <w:rPr>
                <w:lang w:val="es-ES_tradnl"/>
              </w:rPr>
              <w:t xml:space="preserve">el </w:t>
            </w:r>
            <w:r w:rsidRPr="00C15A00">
              <w:rPr>
                <w:i/>
                <w:lang w:val="es-ES_tradnl"/>
              </w:rPr>
              <w:t>mouse</w:t>
            </w:r>
            <w:r w:rsidRPr="00C15A00">
              <w:rPr>
                <w:lang w:val="es-ES_tradnl"/>
              </w:rPr>
              <w:t xml:space="preserve"> hasta la barra de búsqueda y </w:t>
            </w:r>
            <w:r w:rsidR="00062B4D" w:rsidRPr="00C15A00">
              <w:rPr>
                <w:lang w:val="es-ES_tradnl"/>
              </w:rPr>
              <w:t>se</w:t>
            </w:r>
            <w:r w:rsidR="000A34A6" w:rsidRPr="00C15A00">
              <w:rPr>
                <w:lang w:val="es-ES_tradnl"/>
              </w:rPr>
              <w:t xml:space="preserve"> </w:t>
            </w:r>
            <w:r w:rsidRPr="00C15A00">
              <w:rPr>
                <w:lang w:val="es-ES_tradnl"/>
              </w:rPr>
              <w:t>escrib</w:t>
            </w:r>
            <w:r w:rsidR="000A34A6" w:rsidRPr="00C15A00">
              <w:rPr>
                <w:lang w:val="es-ES_tradnl"/>
              </w:rPr>
              <w:t>e</w:t>
            </w:r>
            <w:r w:rsidRPr="00C15A00">
              <w:rPr>
                <w:lang w:val="es-ES_tradnl"/>
              </w:rPr>
              <w:t xml:space="preserve"> la palabra </w:t>
            </w:r>
            <w:r w:rsidRPr="00C15A00">
              <w:rPr>
                <w:b/>
                <w:lang w:val="es-ES_tradnl"/>
              </w:rPr>
              <w:t>Configuración</w:t>
            </w:r>
            <w:r w:rsidRPr="00C15A00">
              <w:rPr>
                <w:lang w:val="es-ES_tradnl"/>
              </w:rPr>
              <w:t xml:space="preserve">, luego </w:t>
            </w:r>
            <w:r w:rsidR="00B24DA9" w:rsidRPr="00C15A00">
              <w:rPr>
                <w:lang w:val="es-ES_tradnl"/>
              </w:rPr>
              <w:t>se debe hacer</w:t>
            </w:r>
            <w:r w:rsidRPr="00C15A00">
              <w:rPr>
                <w:lang w:val="es-ES_tradnl"/>
              </w:rPr>
              <w:t xml:space="preserve"> clic en </w:t>
            </w:r>
            <w:r w:rsidRPr="00C15A00">
              <w:rPr>
                <w:b/>
                <w:lang w:val="es-ES_tradnl"/>
              </w:rPr>
              <w:t>Cuentas</w:t>
            </w:r>
            <w:r w:rsidRPr="00C15A00">
              <w:rPr>
                <w:lang w:val="es-ES_tradnl"/>
              </w:rPr>
              <w:t xml:space="preserve">, </w:t>
            </w:r>
            <w:r w:rsidR="00B24DA9" w:rsidRPr="00C15A00">
              <w:rPr>
                <w:lang w:val="es-ES_tradnl"/>
              </w:rPr>
              <w:t>después</w:t>
            </w:r>
            <w:r w:rsidR="00062B4D" w:rsidRPr="00C15A00">
              <w:rPr>
                <w:lang w:val="es-ES_tradnl"/>
              </w:rPr>
              <w:t>,</w:t>
            </w:r>
            <w:r w:rsidR="00B24DA9" w:rsidRPr="00C15A00">
              <w:rPr>
                <w:lang w:val="es-ES_tradnl"/>
              </w:rPr>
              <w:t xml:space="preserve"> se va</w:t>
            </w:r>
            <w:r w:rsidRPr="00C15A00">
              <w:rPr>
                <w:lang w:val="es-ES_tradnl"/>
              </w:rPr>
              <w:t xml:space="preserve"> a otros usuarios</w:t>
            </w:r>
            <w:r w:rsidR="0084026D" w:rsidRPr="00C15A00">
              <w:rPr>
                <w:lang w:val="es-ES_tradnl"/>
              </w:rPr>
              <w:t>,</w:t>
            </w:r>
            <w:r w:rsidR="00B24DA9" w:rsidRPr="00C15A00">
              <w:rPr>
                <w:lang w:val="es-ES_tradnl"/>
              </w:rPr>
              <w:t xml:space="preserve"> </w:t>
            </w:r>
            <w:proofErr w:type="gramStart"/>
            <w:r w:rsidR="00B24DA9" w:rsidRPr="00C15A00">
              <w:rPr>
                <w:lang w:val="es-ES_tradnl"/>
              </w:rPr>
              <w:t>hac</w:t>
            </w:r>
            <w:r w:rsidR="0084026D" w:rsidRPr="00C15A00">
              <w:rPr>
                <w:lang w:val="es-ES_tradnl"/>
              </w:rPr>
              <w:t>iendo</w:t>
            </w:r>
            <w:r w:rsidR="00B24DA9" w:rsidRPr="00C15A00">
              <w:rPr>
                <w:lang w:val="es-ES_tradnl"/>
              </w:rPr>
              <w:t xml:space="preserve"> </w:t>
            </w:r>
            <w:r w:rsidRPr="00C15A00">
              <w:rPr>
                <w:lang w:val="es-ES_tradnl"/>
              </w:rPr>
              <w:t xml:space="preserve"> clic</w:t>
            </w:r>
            <w:proofErr w:type="gramEnd"/>
            <w:r w:rsidRPr="00C15A00">
              <w:rPr>
                <w:lang w:val="es-ES_tradnl"/>
              </w:rPr>
              <w:t xml:space="preserve"> en </w:t>
            </w:r>
            <w:r w:rsidRPr="00C15A00">
              <w:rPr>
                <w:b/>
                <w:lang w:val="es-ES_tradnl"/>
              </w:rPr>
              <w:t>Agregar otra persona a este equipo</w:t>
            </w:r>
            <w:r w:rsidR="0084026D" w:rsidRPr="00C15A00">
              <w:rPr>
                <w:lang w:val="es-ES_tradnl"/>
              </w:rPr>
              <w:t xml:space="preserve"> y</w:t>
            </w:r>
            <w:r w:rsidRPr="00C15A00">
              <w:rPr>
                <w:lang w:val="es-ES_tradnl"/>
              </w:rPr>
              <w:t xml:space="preserve"> desde la barra de navegación </w:t>
            </w:r>
            <w:r w:rsidR="00062B4D" w:rsidRPr="00C15A00">
              <w:rPr>
                <w:lang w:val="es-ES_tradnl"/>
              </w:rPr>
              <w:t>se hace</w:t>
            </w:r>
            <w:r w:rsidRPr="00C15A00">
              <w:rPr>
                <w:lang w:val="es-ES_tradnl"/>
              </w:rPr>
              <w:t xml:space="preserve"> clic en </w:t>
            </w:r>
            <w:r w:rsidRPr="00C15A00">
              <w:rPr>
                <w:b/>
                <w:lang w:val="es-ES_tradnl"/>
              </w:rPr>
              <w:t>Usuarios</w:t>
            </w:r>
            <w:r w:rsidRPr="00C15A00">
              <w:rPr>
                <w:lang w:val="es-ES_tradnl"/>
              </w:rPr>
              <w:t>.</w:t>
            </w:r>
          </w:p>
          <w:p w14:paraId="54524818" w14:textId="77777777" w:rsidR="001C5087" w:rsidRDefault="001C5087" w:rsidP="00C15A00">
            <w:pPr>
              <w:snapToGrid w:val="0"/>
              <w:spacing w:after="120"/>
              <w:rPr>
                <w:ins w:id="1012" w:author="ELSA CRISTINA ARENAS MARTINEZ" w:date="2022-09-19T17:13:00Z"/>
                <w:highlight w:val="yellow"/>
                <w:lang w:val="es-ES_tradnl"/>
              </w:rPr>
            </w:pPr>
            <w:ins w:id="1013" w:author="ELSA CRISTINA ARENAS MARTINEZ" w:date="2022-09-19T17:12:00Z">
              <w:r w:rsidRPr="001C5087">
                <w:rPr>
                  <w:highlight w:val="yellow"/>
                  <w:lang w:val="es-ES_tradnl"/>
                  <w:rPrChange w:id="1014" w:author="ELSA CRISTINA ARENAS MARTINEZ" w:date="2022-09-19T17:13:00Z">
                    <w:rPr>
                      <w:lang w:val="es-ES_tradnl"/>
                    </w:rPr>
                  </w:rPrChange>
                </w:rPr>
                <w:t xml:space="preserve">Figura 1. </w:t>
              </w:r>
            </w:ins>
          </w:p>
          <w:p w14:paraId="154BAFF1" w14:textId="4D3062FC" w:rsidR="001C5087" w:rsidRPr="00C15A00" w:rsidRDefault="001C5087" w:rsidP="00C15A00">
            <w:pPr>
              <w:snapToGrid w:val="0"/>
              <w:spacing w:after="120"/>
              <w:rPr>
                <w:lang w:val="es-ES_tradnl"/>
              </w:rPr>
            </w:pPr>
            <w:ins w:id="1015" w:author="ELSA CRISTINA ARENAS MARTINEZ" w:date="2022-09-19T17:12:00Z">
              <w:r w:rsidRPr="001C5087">
                <w:rPr>
                  <w:highlight w:val="yellow"/>
                  <w:lang w:val="es-ES_tradnl"/>
                  <w:rPrChange w:id="1016" w:author="ELSA CRISTINA ARENAS MARTINEZ" w:date="2022-09-19T17:13:00Z">
                    <w:rPr>
                      <w:lang w:val="es-ES_tradnl"/>
                    </w:rPr>
                  </w:rPrChange>
                </w:rPr>
                <w:t>Usuarios</w:t>
              </w:r>
            </w:ins>
          </w:p>
          <w:p w14:paraId="52C1F718" w14:textId="77777777" w:rsidR="00386C7B" w:rsidRPr="00C15A00" w:rsidRDefault="00386C7B" w:rsidP="00C15A00">
            <w:pPr>
              <w:snapToGrid w:val="0"/>
              <w:spacing w:after="120"/>
              <w:jc w:val="center"/>
              <w:rPr>
                <w:color w:val="FF0000"/>
                <w:lang w:val="es-ES_tradnl"/>
              </w:rPr>
            </w:pPr>
            <w:r w:rsidRPr="00C15A00">
              <w:rPr>
                <w:noProof/>
                <w:lang w:val="es-CO"/>
              </w:rPr>
              <w:drawing>
                <wp:inline distT="0" distB="0" distL="0" distR="0" wp14:anchorId="7E1A9DE8" wp14:editId="5E28D978">
                  <wp:extent cx="5867400" cy="1864640"/>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87432" cy="1871006"/>
                          </a:xfrm>
                          <a:prstGeom prst="rect">
                            <a:avLst/>
                          </a:prstGeom>
                          <a:noFill/>
                          <a:ln>
                            <a:noFill/>
                          </a:ln>
                        </pic:spPr>
                      </pic:pic>
                    </a:graphicData>
                  </a:graphic>
                </wp:inline>
              </w:drawing>
            </w:r>
          </w:p>
          <w:p w14:paraId="1C14F534" w14:textId="54B44751" w:rsidR="004867C3" w:rsidRPr="00C15A00" w:rsidRDefault="004867C3" w:rsidP="00C15A00">
            <w:pPr>
              <w:snapToGrid w:val="0"/>
              <w:spacing w:after="120"/>
              <w:jc w:val="center"/>
              <w:rPr>
                <w:i/>
                <w:iCs/>
                <w:lang w:val="es-ES_tradnl"/>
              </w:rPr>
            </w:pPr>
            <w:r w:rsidRPr="00C15A00">
              <w:rPr>
                <w:i/>
                <w:iCs/>
                <w:lang w:val="es-ES_tradnl"/>
                <w:rPrChange w:id="1017" w:author="USER" w:date="2022-09-06T15:02:00Z">
                  <w:rPr>
                    <w:i/>
                    <w:iCs/>
                    <w:highlight w:val="yellow"/>
                    <w:lang w:val="es-ES_tradnl"/>
                  </w:rPr>
                </w:rPrChange>
              </w:rPr>
              <w:t xml:space="preserve">Nota. Elaboración propia incluida en los Anexos como </w:t>
            </w:r>
            <w:r w:rsidRPr="00C15A00">
              <w:rPr>
                <w:color w:val="000000"/>
                <w:sz w:val="20"/>
                <w:szCs w:val="20"/>
                <w:shd w:val="clear" w:color="auto" w:fill="FFFFFF"/>
                <w:rPrChange w:id="1018" w:author="USER" w:date="2022-09-06T15:02:00Z">
                  <w:rPr>
                    <w:color w:val="000000"/>
                    <w:sz w:val="20"/>
                    <w:szCs w:val="20"/>
                    <w:highlight w:val="yellow"/>
                    <w:shd w:val="clear" w:color="auto" w:fill="FFFFFF"/>
                  </w:rPr>
                </w:rPrChange>
              </w:rPr>
              <w:t>228130_i</w:t>
            </w:r>
            <w:r w:rsidR="00970FF8" w:rsidRPr="00C15A00">
              <w:rPr>
                <w:color w:val="000000"/>
                <w:sz w:val="20"/>
                <w:szCs w:val="20"/>
                <w:shd w:val="clear" w:color="auto" w:fill="FFFFFF"/>
                <w:rPrChange w:id="1019" w:author="USER" w:date="2022-09-06T15:02:00Z">
                  <w:rPr>
                    <w:color w:val="000000"/>
                    <w:sz w:val="20"/>
                    <w:szCs w:val="20"/>
                    <w:highlight w:val="yellow"/>
                    <w:shd w:val="clear" w:color="auto" w:fill="FFFFFF"/>
                  </w:rPr>
                </w:rPrChange>
              </w:rPr>
              <w:t>53</w:t>
            </w:r>
          </w:p>
          <w:p w14:paraId="558F2161" w14:textId="77777777" w:rsidR="00386C7B" w:rsidRPr="00C15A00" w:rsidRDefault="00386C7B" w:rsidP="00C15A00">
            <w:pPr>
              <w:snapToGrid w:val="0"/>
              <w:spacing w:after="120"/>
              <w:rPr>
                <w:lang w:val="es-ES_tradnl"/>
              </w:rPr>
            </w:pPr>
          </w:p>
          <w:p w14:paraId="04FBB725" w14:textId="12216A61" w:rsidR="00386C7B" w:rsidRDefault="00C73257" w:rsidP="00C15A00">
            <w:pPr>
              <w:snapToGrid w:val="0"/>
              <w:spacing w:after="120"/>
              <w:rPr>
                <w:ins w:id="1020" w:author="ELSA CRISTINA ARENAS MARTINEZ" w:date="2022-09-19T17:13:00Z"/>
                <w:lang w:val="es-ES_tradnl"/>
              </w:rPr>
            </w:pPr>
            <w:r w:rsidRPr="00C15A00">
              <w:rPr>
                <w:lang w:val="es-ES_tradnl"/>
              </w:rPr>
              <w:t>Se debe hacer</w:t>
            </w:r>
            <w:r w:rsidR="00386C7B" w:rsidRPr="00C15A00">
              <w:rPr>
                <w:lang w:val="es-ES_tradnl"/>
              </w:rPr>
              <w:t xml:space="preserve"> clic en </w:t>
            </w:r>
            <w:r w:rsidR="00386C7B" w:rsidRPr="00C15A00">
              <w:rPr>
                <w:b/>
                <w:lang w:val="es-ES_tradnl"/>
              </w:rPr>
              <w:t>Acción</w:t>
            </w:r>
            <w:r w:rsidR="00386C7B" w:rsidRPr="00C15A00">
              <w:rPr>
                <w:lang w:val="es-ES_tradnl"/>
              </w:rPr>
              <w:t xml:space="preserve"> y luego </w:t>
            </w:r>
            <w:r w:rsidR="00386C7B" w:rsidRPr="00C15A00">
              <w:rPr>
                <w:b/>
                <w:lang w:val="es-ES_tradnl"/>
              </w:rPr>
              <w:t>Usuario nuevo</w:t>
            </w:r>
            <w:r w:rsidR="00386C7B" w:rsidRPr="00C15A00">
              <w:rPr>
                <w:lang w:val="es-ES_tradnl"/>
              </w:rPr>
              <w:t xml:space="preserve"> desde la barra de menú</w:t>
            </w:r>
            <w:r w:rsidR="00E34C86" w:rsidRPr="00C15A00">
              <w:rPr>
                <w:lang w:val="es-ES_tradnl"/>
              </w:rPr>
              <w:t>:</w:t>
            </w:r>
          </w:p>
          <w:p w14:paraId="26FAD6B1" w14:textId="2E7C8419" w:rsidR="001C5087" w:rsidRDefault="001C5087" w:rsidP="00C15A00">
            <w:pPr>
              <w:snapToGrid w:val="0"/>
              <w:spacing w:after="120"/>
              <w:rPr>
                <w:ins w:id="1021" w:author="ELSA CRISTINA ARENAS MARTINEZ" w:date="2022-09-19T17:13:00Z"/>
                <w:lang w:val="es-ES_tradnl"/>
              </w:rPr>
            </w:pPr>
          </w:p>
          <w:p w14:paraId="79E48294" w14:textId="25CEC8A3" w:rsidR="001C5087" w:rsidRDefault="001C5087" w:rsidP="00C15A00">
            <w:pPr>
              <w:snapToGrid w:val="0"/>
              <w:spacing w:after="120"/>
              <w:rPr>
                <w:ins w:id="1022" w:author="ELSA CRISTINA ARENAS MARTINEZ" w:date="2022-09-19T17:13:00Z"/>
                <w:lang w:val="es-ES_tradnl"/>
              </w:rPr>
            </w:pPr>
          </w:p>
          <w:p w14:paraId="08F3D5A8" w14:textId="47E91A6C" w:rsidR="001C5087" w:rsidRDefault="001C5087" w:rsidP="00C15A00">
            <w:pPr>
              <w:snapToGrid w:val="0"/>
              <w:spacing w:after="120"/>
              <w:rPr>
                <w:ins w:id="1023" w:author="ELSA CRISTINA ARENAS MARTINEZ" w:date="2022-09-19T17:13:00Z"/>
                <w:lang w:val="es-ES_tradnl"/>
              </w:rPr>
            </w:pPr>
          </w:p>
          <w:p w14:paraId="54A78BC8" w14:textId="779443F8" w:rsidR="001C5087" w:rsidRDefault="001C5087" w:rsidP="00C15A00">
            <w:pPr>
              <w:snapToGrid w:val="0"/>
              <w:spacing w:after="120"/>
              <w:rPr>
                <w:ins w:id="1024" w:author="ELSA CRISTINA ARENAS MARTINEZ" w:date="2022-09-19T17:13:00Z"/>
                <w:lang w:val="es-ES_tradnl"/>
              </w:rPr>
            </w:pPr>
          </w:p>
          <w:p w14:paraId="0E006C52" w14:textId="2A5B661F" w:rsidR="001C5087" w:rsidRDefault="001C5087" w:rsidP="00C15A00">
            <w:pPr>
              <w:snapToGrid w:val="0"/>
              <w:spacing w:after="120"/>
              <w:rPr>
                <w:ins w:id="1025" w:author="ELSA CRISTINA ARENAS MARTINEZ" w:date="2022-09-19T17:13:00Z"/>
                <w:lang w:val="es-ES_tradnl"/>
              </w:rPr>
            </w:pPr>
          </w:p>
          <w:p w14:paraId="16DD0D91" w14:textId="77777777" w:rsidR="001C5087" w:rsidRPr="001C5087" w:rsidRDefault="001C5087" w:rsidP="00C15A00">
            <w:pPr>
              <w:snapToGrid w:val="0"/>
              <w:spacing w:after="120"/>
              <w:rPr>
                <w:ins w:id="1026" w:author="ELSA CRISTINA ARENAS MARTINEZ" w:date="2022-09-19T17:13:00Z"/>
                <w:highlight w:val="yellow"/>
                <w:lang w:val="es-ES_tradnl"/>
                <w:rPrChange w:id="1027" w:author="ELSA CRISTINA ARENAS MARTINEZ" w:date="2022-09-19T17:13:00Z">
                  <w:rPr>
                    <w:ins w:id="1028" w:author="ELSA CRISTINA ARENAS MARTINEZ" w:date="2022-09-19T17:13:00Z"/>
                    <w:lang w:val="es-ES_tradnl"/>
                  </w:rPr>
                </w:rPrChange>
              </w:rPr>
            </w:pPr>
            <w:ins w:id="1029" w:author="ELSA CRISTINA ARENAS MARTINEZ" w:date="2022-09-19T17:13:00Z">
              <w:r w:rsidRPr="001C5087">
                <w:rPr>
                  <w:highlight w:val="yellow"/>
                  <w:lang w:val="es-ES_tradnl"/>
                  <w:rPrChange w:id="1030" w:author="ELSA CRISTINA ARENAS MARTINEZ" w:date="2022-09-19T17:13:00Z">
                    <w:rPr>
                      <w:lang w:val="es-ES_tradnl"/>
                    </w:rPr>
                  </w:rPrChange>
                </w:rPr>
                <w:t>Figura 2.</w:t>
              </w:r>
            </w:ins>
          </w:p>
          <w:p w14:paraId="0F698B4E" w14:textId="14B8F6B4" w:rsidR="001C5087" w:rsidRPr="00C15A00" w:rsidRDefault="001C5087" w:rsidP="00C15A00">
            <w:pPr>
              <w:snapToGrid w:val="0"/>
              <w:spacing w:after="120"/>
              <w:rPr>
                <w:lang w:val="es-ES_tradnl"/>
              </w:rPr>
            </w:pPr>
            <w:ins w:id="1031" w:author="ELSA CRISTINA ARENAS MARTINEZ" w:date="2022-09-19T17:13:00Z">
              <w:r w:rsidRPr="001C5087">
                <w:rPr>
                  <w:highlight w:val="yellow"/>
                  <w:lang w:val="es-ES_tradnl"/>
                  <w:rPrChange w:id="1032" w:author="ELSA CRISTINA ARENAS MARTINEZ" w:date="2022-09-19T17:13:00Z">
                    <w:rPr>
                      <w:lang w:val="es-ES_tradnl"/>
                    </w:rPr>
                  </w:rPrChange>
                </w:rPr>
                <w:t>Nuevo usuario</w:t>
              </w:r>
              <w:r>
                <w:rPr>
                  <w:lang w:val="es-ES_tradnl"/>
                </w:rPr>
                <w:t xml:space="preserve"> </w:t>
              </w:r>
            </w:ins>
          </w:p>
          <w:p w14:paraId="47ADAEC1" w14:textId="77777777" w:rsidR="00386C7B" w:rsidRPr="00C15A00" w:rsidRDefault="00386C7B" w:rsidP="00C15A00">
            <w:pPr>
              <w:snapToGrid w:val="0"/>
              <w:spacing w:after="120"/>
              <w:jc w:val="center"/>
              <w:rPr>
                <w:color w:val="FF0000"/>
                <w:lang w:val="es-ES_tradnl"/>
              </w:rPr>
            </w:pPr>
            <w:r w:rsidRPr="00C15A00">
              <w:rPr>
                <w:noProof/>
                <w:lang w:val="es-CO"/>
              </w:rPr>
              <w:drawing>
                <wp:inline distT="0" distB="0" distL="0" distR="0" wp14:anchorId="602BCB1A" wp14:editId="0B1B7D9D">
                  <wp:extent cx="5600700" cy="1789608"/>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4875" cy="1794137"/>
                          </a:xfrm>
                          <a:prstGeom prst="rect">
                            <a:avLst/>
                          </a:prstGeom>
                          <a:noFill/>
                          <a:ln>
                            <a:noFill/>
                          </a:ln>
                        </pic:spPr>
                      </pic:pic>
                    </a:graphicData>
                  </a:graphic>
                </wp:inline>
              </w:drawing>
            </w:r>
          </w:p>
          <w:p w14:paraId="6D15F14F" w14:textId="03D450F5" w:rsidR="00386C7B" w:rsidRPr="00C15A00" w:rsidRDefault="004867C3" w:rsidP="00C15A00">
            <w:pPr>
              <w:snapToGrid w:val="0"/>
              <w:spacing w:after="120"/>
              <w:jc w:val="center"/>
              <w:rPr>
                <w:i/>
                <w:iCs/>
                <w:lang w:val="es-ES_tradnl"/>
              </w:rPr>
            </w:pPr>
            <w:r w:rsidRPr="00C15A00">
              <w:rPr>
                <w:i/>
                <w:iCs/>
                <w:lang w:val="es-ES_tradnl"/>
                <w:rPrChange w:id="1033" w:author="USER" w:date="2022-09-06T15:02:00Z">
                  <w:rPr>
                    <w:i/>
                    <w:iCs/>
                    <w:highlight w:val="yellow"/>
                    <w:lang w:val="es-ES_tradnl"/>
                  </w:rPr>
                </w:rPrChange>
              </w:rPr>
              <w:t xml:space="preserve">Nota. Elaboración propia incluida en los Anexos como </w:t>
            </w:r>
            <w:r w:rsidRPr="00C15A00">
              <w:rPr>
                <w:color w:val="000000"/>
                <w:sz w:val="20"/>
                <w:szCs w:val="20"/>
                <w:shd w:val="clear" w:color="auto" w:fill="FFFFFF"/>
                <w:rPrChange w:id="1034" w:author="USER" w:date="2022-09-06T15:02:00Z">
                  <w:rPr>
                    <w:color w:val="000000"/>
                    <w:sz w:val="20"/>
                    <w:szCs w:val="20"/>
                    <w:highlight w:val="yellow"/>
                    <w:shd w:val="clear" w:color="auto" w:fill="FFFFFF"/>
                  </w:rPr>
                </w:rPrChange>
              </w:rPr>
              <w:t>228130_i</w:t>
            </w:r>
            <w:r w:rsidR="00970FF8" w:rsidRPr="00C15A00">
              <w:rPr>
                <w:color w:val="000000"/>
                <w:sz w:val="20"/>
                <w:szCs w:val="20"/>
                <w:shd w:val="clear" w:color="auto" w:fill="FFFFFF"/>
                <w:rPrChange w:id="1035" w:author="USER" w:date="2022-09-06T15:02:00Z">
                  <w:rPr>
                    <w:color w:val="000000"/>
                    <w:sz w:val="20"/>
                    <w:szCs w:val="20"/>
                    <w:highlight w:val="yellow"/>
                    <w:shd w:val="clear" w:color="auto" w:fill="FFFFFF"/>
                  </w:rPr>
                </w:rPrChange>
              </w:rPr>
              <w:t>54</w:t>
            </w:r>
          </w:p>
          <w:p w14:paraId="7DD763AC" w14:textId="77777777" w:rsidR="00386C7B" w:rsidRPr="00C15A00" w:rsidRDefault="00386C7B" w:rsidP="00C15A00">
            <w:pPr>
              <w:snapToGrid w:val="0"/>
              <w:spacing w:after="120"/>
              <w:rPr>
                <w:color w:val="FF0000"/>
                <w:lang w:val="es-ES_tradnl"/>
              </w:rPr>
            </w:pPr>
          </w:p>
          <w:p w14:paraId="4B17C6FA" w14:textId="751CE7B0" w:rsidR="00386C7B" w:rsidRPr="00C15A00" w:rsidRDefault="00386C7B" w:rsidP="00C15A00">
            <w:pPr>
              <w:snapToGrid w:val="0"/>
              <w:spacing w:after="120"/>
              <w:rPr>
                <w:lang w:val="es-ES_tradnl"/>
              </w:rPr>
            </w:pPr>
            <w:r w:rsidRPr="00C15A00">
              <w:rPr>
                <w:lang w:val="es-ES_tradnl"/>
              </w:rPr>
              <w:t>Desde ahí</w:t>
            </w:r>
            <w:r w:rsidR="00E34C86" w:rsidRPr="00C15A00">
              <w:rPr>
                <w:lang w:val="es-ES_tradnl"/>
              </w:rPr>
              <w:t>, debe introducirse</w:t>
            </w:r>
            <w:r w:rsidRPr="00C15A00">
              <w:rPr>
                <w:lang w:val="es-ES_tradnl"/>
              </w:rPr>
              <w:t xml:space="preserve"> el nombre del usuario, nombres completos, descripción del usuario y la contraseña de la cuenta.</w:t>
            </w:r>
          </w:p>
          <w:p w14:paraId="6A394AA5" w14:textId="77777777" w:rsidR="00386C7B" w:rsidRPr="00C15A00" w:rsidRDefault="00386C7B" w:rsidP="00C15A00">
            <w:pPr>
              <w:snapToGrid w:val="0"/>
              <w:spacing w:after="120"/>
              <w:rPr>
                <w:color w:val="FF0000"/>
                <w:lang w:val="es-ES_tradnl"/>
              </w:rPr>
            </w:pPr>
          </w:p>
          <w:p w14:paraId="32F19660" w14:textId="7097FB62" w:rsidR="00386C7B" w:rsidRPr="00C15A00" w:rsidRDefault="00386C7B" w:rsidP="00C15A00">
            <w:pPr>
              <w:pStyle w:val="Prrafodelista"/>
              <w:numPr>
                <w:ilvl w:val="0"/>
                <w:numId w:val="29"/>
              </w:numPr>
              <w:snapToGrid w:val="0"/>
              <w:spacing w:after="120"/>
              <w:ind w:left="426"/>
              <w:rPr>
                <w:b/>
                <w:bCs/>
                <w:lang w:val="es-ES_tradnl"/>
              </w:rPr>
            </w:pPr>
            <w:r w:rsidRPr="00C15A00">
              <w:rPr>
                <w:b/>
                <w:bCs/>
                <w:lang w:val="es-ES_tradnl"/>
              </w:rPr>
              <w:t>Configuración</w:t>
            </w:r>
            <w:r w:rsidR="00DF005E" w:rsidRPr="00C15A00">
              <w:rPr>
                <w:b/>
                <w:bCs/>
                <w:lang w:val="es-ES_tradnl"/>
              </w:rPr>
              <w:t xml:space="preserve"> del</w:t>
            </w:r>
            <w:r w:rsidRPr="00C15A00">
              <w:rPr>
                <w:b/>
                <w:bCs/>
                <w:lang w:val="es-ES_tradnl"/>
              </w:rPr>
              <w:t xml:space="preserve"> servidor NTP </w:t>
            </w:r>
            <w:r w:rsidRPr="00C15A00">
              <w:rPr>
                <w:b/>
                <w:bCs/>
                <w:i/>
                <w:iCs/>
                <w:lang w:val="es-ES_tradnl"/>
              </w:rPr>
              <w:t xml:space="preserve">Windows </w:t>
            </w:r>
            <w:r w:rsidR="001531B7" w:rsidRPr="00C15A00">
              <w:rPr>
                <w:b/>
                <w:bCs/>
                <w:i/>
                <w:iCs/>
                <w:lang w:val="es-ES_tradnl"/>
              </w:rPr>
              <w:t xml:space="preserve">server </w:t>
            </w:r>
            <w:r w:rsidR="001531B7" w:rsidRPr="00C15A00">
              <w:rPr>
                <w:b/>
                <w:bCs/>
                <w:lang w:val="es-ES_tradnl"/>
              </w:rPr>
              <w:t>2016</w:t>
            </w:r>
          </w:p>
          <w:p w14:paraId="7922B311" w14:textId="26829C79" w:rsidR="00386C7B" w:rsidRPr="00C15A00" w:rsidRDefault="00386C7B" w:rsidP="00C15A00">
            <w:pPr>
              <w:snapToGrid w:val="0"/>
              <w:spacing w:after="120"/>
              <w:rPr>
                <w:lang w:val="es-ES_tradnl"/>
              </w:rPr>
            </w:pPr>
            <w:r w:rsidRPr="00C15A00">
              <w:rPr>
                <w:lang w:val="es-ES_tradnl"/>
              </w:rPr>
              <w:t>Es de gran importancia</w:t>
            </w:r>
            <w:r w:rsidR="00FD027F" w:rsidRPr="00C15A00">
              <w:rPr>
                <w:lang w:val="es-ES_tradnl"/>
              </w:rPr>
              <w:t xml:space="preserve"> </w:t>
            </w:r>
            <w:r w:rsidR="002F5BAF" w:rsidRPr="00C15A00">
              <w:rPr>
                <w:lang w:val="es-ES_tradnl"/>
              </w:rPr>
              <w:t xml:space="preserve">tener </w:t>
            </w:r>
            <w:r w:rsidR="00FD027F" w:rsidRPr="00C15A00">
              <w:rPr>
                <w:lang w:val="es-ES_tradnl"/>
              </w:rPr>
              <w:t>la</w:t>
            </w:r>
            <w:r w:rsidRPr="00C15A00">
              <w:rPr>
                <w:lang w:val="es-ES_tradnl"/>
              </w:rPr>
              <w:t xml:space="preserve"> sincronización del tiempo, tanto para los equipos cliente</w:t>
            </w:r>
            <w:r w:rsidR="002F5BAF" w:rsidRPr="00C15A00">
              <w:rPr>
                <w:lang w:val="es-ES_tradnl"/>
              </w:rPr>
              <w:t>,</w:t>
            </w:r>
            <w:r w:rsidRPr="00C15A00">
              <w:rPr>
                <w:lang w:val="es-ES_tradnl"/>
              </w:rPr>
              <w:t xml:space="preserve"> co</w:t>
            </w:r>
            <w:r w:rsidR="002F5BAF" w:rsidRPr="00C15A00">
              <w:rPr>
                <w:lang w:val="es-ES_tradnl"/>
              </w:rPr>
              <w:t>mo</w:t>
            </w:r>
            <w:r w:rsidRPr="00C15A00">
              <w:rPr>
                <w:lang w:val="es-ES_tradnl"/>
              </w:rPr>
              <w:t xml:space="preserve"> para el servidor, ya que algún error en los tiempos puede afectar las tareas administrativas.</w:t>
            </w:r>
          </w:p>
          <w:p w14:paraId="433C9D58" w14:textId="1B811921" w:rsidR="00386C7B" w:rsidRPr="00C15A00" w:rsidRDefault="00386C7B" w:rsidP="00C15A00">
            <w:pPr>
              <w:snapToGrid w:val="0"/>
              <w:spacing w:after="120"/>
              <w:rPr>
                <w:lang w:val="es-ES_tradnl"/>
              </w:rPr>
            </w:pPr>
            <w:r w:rsidRPr="00C15A00">
              <w:rPr>
                <w:lang w:val="es-ES_tradnl"/>
              </w:rPr>
              <w:t xml:space="preserve">Estos procesos en </w:t>
            </w:r>
            <w:r w:rsidRPr="00C15A00">
              <w:rPr>
                <w:i/>
                <w:lang w:val="es-ES_tradnl"/>
              </w:rPr>
              <w:t>Windows server 2016</w:t>
            </w:r>
            <w:r w:rsidRPr="00C15A00">
              <w:rPr>
                <w:lang w:val="es-ES_tradnl"/>
              </w:rPr>
              <w:t xml:space="preserve"> son gestionados por un servicio llamado NTP, ¿</w:t>
            </w:r>
            <w:r w:rsidR="00921362" w:rsidRPr="00C15A00">
              <w:rPr>
                <w:lang w:val="es-ES_tradnl"/>
              </w:rPr>
              <w:t>Q</w:t>
            </w:r>
            <w:r w:rsidRPr="00C15A00">
              <w:rPr>
                <w:lang w:val="es-ES_tradnl"/>
              </w:rPr>
              <w:t>u</w:t>
            </w:r>
            <w:r w:rsidR="00921362" w:rsidRPr="00C15A00">
              <w:rPr>
                <w:lang w:val="es-ES_tradnl"/>
              </w:rPr>
              <w:t>é</w:t>
            </w:r>
            <w:r w:rsidRPr="00C15A00">
              <w:rPr>
                <w:lang w:val="es-ES_tradnl"/>
              </w:rPr>
              <w:t xml:space="preserve"> es el NTP? </w:t>
            </w:r>
            <w:r w:rsidRPr="00C15A00">
              <w:rPr>
                <w:i/>
                <w:iCs/>
                <w:lang w:val="es-ES_tradnl"/>
              </w:rPr>
              <w:t xml:space="preserve">(Network Time </w:t>
            </w:r>
            <w:proofErr w:type="spellStart"/>
            <w:r w:rsidRPr="00C15A00">
              <w:rPr>
                <w:i/>
                <w:iCs/>
                <w:lang w:val="es-ES_tradnl"/>
              </w:rPr>
              <w:t>Protocol</w:t>
            </w:r>
            <w:proofErr w:type="spellEnd"/>
            <w:r w:rsidRPr="00C15A00">
              <w:rPr>
                <w:i/>
                <w:iCs/>
                <w:lang w:val="es-ES_tradnl"/>
              </w:rPr>
              <w:t>)</w:t>
            </w:r>
            <w:r w:rsidRPr="00C15A00">
              <w:rPr>
                <w:lang w:val="es-ES_tradnl"/>
              </w:rPr>
              <w:t xml:space="preserve"> es de los más antiguos, su principal función es la sincronización de la hora de todos los dispositivos utilizando una misma red.</w:t>
            </w:r>
          </w:p>
          <w:p w14:paraId="076D10B7" w14:textId="7EC1D4C0" w:rsidR="00386C7B" w:rsidRPr="00C15A00" w:rsidRDefault="00386C7B" w:rsidP="00C15A00">
            <w:pPr>
              <w:snapToGrid w:val="0"/>
              <w:spacing w:after="120"/>
              <w:rPr>
                <w:lang w:val="es-ES_tradnl"/>
              </w:rPr>
            </w:pPr>
            <w:r w:rsidRPr="00C15A00">
              <w:rPr>
                <w:lang w:val="es-ES_tradnl"/>
              </w:rPr>
              <w:t xml:space="preserve">NTP se encarga </w:t>
            </w:r>
            <w:r w:rsidR="00DB7FAE" w:rsidRPr="00C15A00">
              <w:rPr>
                <w:lang w:val="es-ES_tradnl"/>
              </w:rPr>
              <w:t xml:space="preserve">de </w:t>
            </w:r>
            <w:r w:rsidRPr="00C15A00">
              <w:rPr>
                <w:lang w:val="es-ES_tradnl"/>
              </w:rPr>
              <w:t xml:space="preserve">que todos los dispositivos conectados a un dominio tengan la misma hora que el controlador de dominio y </w:t>
            </w:r>
            <w:r w:rsidR="00DB7FAE" w:rsidRPr="00C15A00">
              <w:rPr>
                <w:lang w:val="es-ES_tradnl"/>
              </w:rPr>
              <w:t xml:space="preserve">de esta forma </w:t>
            </w:r>
            <w:r w:rsidRPr="00C15A00">
              <w:rPr>
                <w:lang w:val="es-ES_tradnl"/>
              </w:rPr>
              <w:t>s</w:t>
            </w:r>
            <w:r w:rsidR="00DB7FAE" w:rsidRPr="00C15A00">
              <w:rPr>
                <w:lang w:val="es-ES_tradnl"/>
              </w:rPr>
              <w:t>e tenga</w:t>
            </w:r>
            <w:r w:rsidRPr="00C15A00">
              <w:rPr>
                <w:lang w:val="es-ES_tradnl"/>
              </w:rPr>
              <w:t xml:space="preserve"> un control y gestión en las actividades de manera exacta</w:t>
            </w:r>
            <w:r w:rsidR="00DB7FAE" w:rsidRPr="00C15A00">
              <w:rPr>
                <w:lang w:val="es-ES_tradnl"/>
              </w:rPr>
              <w:t>. E</w:t>
            </w:r>
            <w:r w:rsidRPr="00C15A00">
              <w:rPr>
                <w:lang w:val="es-ES_tradnl"/>
              </w:rPr>
              <w:t>ste protocolo utiliza el puerto 123 UDP.</w:t>
            </w:r>
          </w:p>
          <w:p w14:paraId="7E26E47D" w14:textId="6D0BCD8C" w:rsidR="00386C7B" w:rsidRPr="00C15A00" w:rsidRDefault="00386C7B" w:rsidP="00C15A00">
            <w:pPr>
              <w:snapToGrid w:val="0"/>
              <w:spacing w:after="120"/>
              <w:rPr>
                <w:lang w:val="es-ES_tradnl"/>
              </w:rPr>
            </w:pPr>
            <w:r w:rsidRPr="00C15A00">
              <w:rPr>
                <w:lang w:val="es-ES_tradnl"/>
              </w:rPr>
              <w:t>Este protocolo permite:</w:t>
            </w:r>
          </w:p>
          <w:p w14:paraId="35188F77" w14:textId="77777777" w:rsidR="00386C7B" w:rsidRPr="00C15A00" w:rsidRDefault="00386C7B" w:rsidP="00C15A00">
            <w:pPr>
              <w:pStyle w:val="Prrafodelista"/>
              <w:numPr>
                <w:ilvl w:val="0"/>
                <w:numId w:val="28"/>
              </w:numPr>
              <w:snapToGrid w:val="0"/>
              <w:spacing w:after="120"/>
              <w:rPr>
                <w:lang w:val="es-ES_tradnl"/>
              </w:rPr>
            </w:pPr>
            <w:r w:rsidRPr="00C15A00">
              <w:rPr>
                <w:lang w:val="es-ES_tradnl"/>
              </w:rPr>
              <w:t>Autenticación de los usuarios en la red</w:t>
            </w:r>
          </w:p>
          <w:p w14:paraId="0A448C0B" w14:textId="77777777" w:rsidR="00386C7B" w:rsidRPr="00C15A00" w:rsidRDefault="00386C7B" w:rsidP="00C15A00">
            <w:pPr>
              <w:pStyle w:val="Prrafodelista"/>
              <w:numPr>
                <w:ilvl w:val="0"/>
                <w:numId w:val="28"/>
              </w:numPr>
              <w:snapToGrid w:val="0"/>
              <w:spacing w:after="120"/>
              <w:rPr>
                <w:lang w:val="es-ES_tradnl"/>
              </w:rPr>
            </w:pPr>
            <w:r w:rsidRPr="00C15A00">
              <w:rPr>
                <w:lang w:val="es-ES_tradnl"/>
              </w:rPr>
              <w:t>Compartir información en la red</w:t>
            </w:r>
          </w:p>
          <w:p w14:paraId="02BD443D" w14:textId="77777777" w:rsidR="00386C7B" w:rsidRPr="00C15A00" w:rsidRDefault="00386C7B" w:rsidP="00C15A00">
            <w:pPr>
              <w:pStyle w:val="Prrafodelista"/>
              <w:numPr>
                <w:ilvl w:val="0"/>
                <w:numId w:val="28"/>
              </w:numPr>
              <w:snapToGrid w:val="0"/>
              <w:spacing w:after="120"/>
              <w:rPr>
                <w:lang w:val="es-ES_tradnl"/>
              </w:rPr>
            </w:pPr>
            <w:r w:rsidRPr="00C15A00">
              <w:rPr>
                <w:lang w:val="es-ES_tradnl"/>
              </w:rPr>
              <w:t>Gestión de correos electrónicos</w:t>
            </w:r>
          </w:p>
          <w:p w14:paraId="61CF467A" w14:textId="78D9612D" w:rsidR="00386C7B" w:rsidRPr="00C15A00" w:rsidRDefault="00386C7B" w:rsidP="00C15A00">
            <w:pPr>
              <w:pStyle w:val="Prrafodelista"/>
              <w:numPr>
                <w:ilvl w:val="0"/>
                <w:numId w:val="28"/>
              </w:numPr>
              <w:snapToGrid w:val="0"/>
              <w:spacing w:after="120"/>
              <w:rPr>
                <w:lang w:val="es-ES_tradnl"/>
              </w:rPr>
            </w:pPr>
            <w:r w:rsidRPr="00C15A00">
              <w:rPr>
                <w:lang w:val="es-ES_tradnl"/>
              </w:rPr>
              <w:t>Actualizaciones y sincronización de los equipos</w:t>
            </w:r>
          </w:p>
        </w:tc>
      </w:tr>
    </w:tbl>
    <w:p w14:paraId="14D2A5B0" w14:textId="0C1D3FBE" w:rsidR="00386C7B" w:rsidRPr="00C15A00" w:rsidRDefault="00386C7B" w:rsidP="00C15A00">
      <w:pPr>
        <w:snapToGrid w:val="0"/>
        <w:spacing w:line="240" w:lineRule="auto"/>
        <w:rPr>
          <w:color w:val="000000"/>
        </w:rPr>
      </w:pPr>
    </w:p>
    <w:p w14:paraId="326C83C9" w14:textId="67492878" w:rsidR="004867C3" w:rsidRPr="00C15A00" w:rsidRDefault="004867C3" w:rsidP="00C15A00">
      <w:pPr>
        <w:snapToGrid w:val="0"/>
        <w:spacing w:line="240" w:lineRule="auto"/>
      </w:pPr>
      <w:moveFromRangeStart w:id="1036" w:author="ELSA CRISTINA ARENAS MARTINEZ" w:date="2022-09-19T16:28:00Z" w:name="move114497307"/>
      <w:moveFrom w:id="1037" w:author="ELSA CRISTINA ARENAS MARTINEZ" w:date="2022-09-19T16:28:00Z">
        <w:r w:rsidRPr="00C15A00" w:rsidDel="002F3217">
          <w:t>Configuración desde el PowerShell.</w:t>
        </w:r>
      </w:moveFrom>
      <w:moveFromRangeEnd w:id="1036"/>
    </w:p>
    <w:tbl>
      <w:tblPr>
        <w:tblStyle w:val="af8"/>
        <w:tblW w:w="1570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0502"/>
        <w:gridCol w:w="3640"/>
      </w:tblGrid>
      <w:tr w:rsidR="00F9725C" w:rsidRPr="00C15A00" w14:paraId="72544147" w14:textId="77777777" w:rsidTr="00BD7376">
        <w:trPr>
          <w:trHeight w:val="580"/>
        </w:trPr>
        <w:tc>
          <w:tcPr>
            <w:tcW w:w="1560" w:type="dxa"/>
            <w:shd w:val="clear" w:color="auto" w:fill="C9DAF8"/>
            <w:tcMar>
              <w:top w:w="100" w:type="dxa"/>
              <w:left w:w="100" w:type="dxa"/>
              <w:bottom w:w="100" w:type="dxa"/>
              <w:right w:w="100" w:type="dxa"/>
            </w:tcMar>
          </w:tcPr>
          <w:p w14:paraId="29435130" w14:textId="77777777" w:rsidR="00166922" w:rsidRPr="00C15A00" w:rsidRDefault="00166922" w:rsidP="00C15A00">
            <w:pPr>
              <w:widowControl w:val="0"/>
              <w:spacing w:line="240" w:lineRule="auto"/>
              <w:jc w:val="center"/>
              <w:rPr>
                <w:b/>
                <w:sz w:val="26"/>
                <w:szCs w:val="26"/>
              </w:rPr>
            </w:pPr>
            <w:r w:rsidRPr="00C15A00">
              <w:rPr>
                <w:b/>
                <w:sz w:val="26"/>
                <w:szCs w:val="26"/>
              </w:rPr>
              <w:t>Tipo de recurso</w:t>
            </w:r>
          </w:p>
        </w:tc>
        <w:tc>
          <w:tcPr>
            <w:tcW w:w="14142" w:type="dxa"/>
            <w:gridSpan w:val="2"/>
            <w:shd w:val="clear" w:color="auto" w:fill="C9DAF8"/>
            <w:tcMar>
              <w:top w:w="100" w:type="dxa"/>
              <w:left w:w="100" w:type="dxa"/>
              <w:bottom w:w="100" w:type="dxa"/>
              <w:right w:w="100" w:type="dxa"/>
            </w:tcMar>
          </w:tcPr>
          <w:p w14:paraId="168E7612" w14:textId="77777777" w:rsidR="00166922" w:rsidRPr="00C15A00" w:rsidRDefault="00166922" w:rsidP="00C15A00">
            <w:pPr>
              <w:pStyle w:val="Ttulo"/>
              <w:widowControl w:val="0"/>
              <w:spacing w:line="240" w:lineRule="auto"/>
              <w:jc w:val="center"/>
              <w:rPr>
                <w:sz w:val="22"/>
                <w:szCs w:val="22"/>
              </w:rPr>
            </w:pPr>
            <w:bookmarkStart w:id="1038" w:name="_u48c78jv5kf9" w:colFirst="0" w:colLast="0"/>
            <w:bookmarkEnd w:id="1038"/>
            <w:r w:rsidRPr="00C15A00">
              <w:rPr>
                <w:sz w:val="22"/>
                <w:szCs w:val="22"/>
              </w:rPr>
              <w:t>Rutas /Pasos Horizontal</w:t>
            </w:r>
          </w:p>
        </w:tc>
      </w:tr>
      <w:tr w:rsidR="00F9725C" w:rsidRPr="00C15A00" w14:paraId="6DE1B036" w14:textId="77777777" w:rsidTr="00BD7376">
        <w:trPr>
          <w:trHeight w:val="420"/>
        </w:trPr>
        <w:tc>
          <w:tcPr>
            <w:tcW w:w="1560" w:type="dxa"/>
            <w:shd w:val="clear" w:color="auto" w:fill="auto"/>
            <w:tcMar>
              <w:top w:w="100" w:type="dxa"/>
              <w:left w:w="100" w:type="dxa"/>
              <w:bottom w:w="100" w:type="dxa"/>
              <w:right w:w="100" w:type="dxa"/>
            </w:tcMar>
          </w:tcPr>
          <w:p w14:paraId="255933D9" w14:textId="77777777" w:rsidR="00166922" w:rsidRPr="00C15A00" w:rsidRDefault="00166922" w:rsidP="00C15A00">
            <w:pPr>
              <w:widowControl w:val="0"/>
              <w:spacing w:line="240" w:lineRule="auto"/>
              <w:rPr>
                <w:b/>
              </w:rPr>
            </w:pPr>
            <w:r w:rsidRPr="00C15A00">
              <w:rPr>
                <w:b/>
              </w:rPr>
              <w:t>Introducción</w:t>
            </w:r>
          </w:p>
        </w:tc>
        <w:tc>
          <w:tcPr>
            <w:tcW w:w="14142" w:type="dxa"/>
            <w:gridSpan w:val="2"/>
            <w:shd w:val="clear" w:color="auto" w:fill="auto"/>
            <w:tcMar>
              <w:top w:w="100" w:type="dxa"/>
              <w:left w:w="100" w:type="dxa"/>
              <w:bottom w:w="100" w:type="dxa"/>
              <w:right w:w="100" w:type="dxa"/>
            </w:tcMar>
          </w:tcPr>
          <w:p w14:paraId="72A57EB8" w14:textId="2EDD0031" w:rsidR="002F3217" w:rsidRDefault="002F3217" w:rsidP="00C15A00">
            <w:pPr>
              <w:widowControl w:val="0"/>
              <w:spacing w:line="240" w:lineRule="auto"/>
              <w:rPr>
                <w:ins w:id="1039" w:author="ELSA CRISTINA ARENAS MARTINEZ" w:date="2022-09-19T16:28:00Z"/>
              </w:rPr>
            </w:pPr>
            <w:moveToRangeStart w:id="1040" w:author="ELSA CRISTINA ARENAS MARTINEZ" w:date="2022-09-19T16:28:00Z" w:name="move114497307"/>
            <w:moveTo w:id="1041" w:author="ELSA CRISTINA ARENAS MARTINEZ" w:date="2022-09-19T16:28:00Z">
              <w:r w:rsidRPr="002D3A4B">
                <w:rPr>
                  <w:highlight w:val="yellow"/>
                  <w:rPrChange w:id="1042" w:author="ELSA CRISTINA ARENAS MARTINEZ" w:date="2022-09-19T16:59:00Z">
                    <w:rPr/>
                  </w:rPrChange>
                </w:rPr>
                <w:t>Configuración desde el PowerShell.</w:t>
              </w:r>
            </w:moveTo>
            <w:moveToRangeEnd w:id="1040"/>
          </w:p>
          <w:p w14:paraId="6F5D3708" w14:textId="77777777" w:rsidR="002F3217" w:rsidRDefault="002F3217" w:rsidP="00C15A00">
            <w:pPr>
              <w:widowControl w:val="0"/>
              <w:spacing w:line="240" w:lineRule="auto"/>
              <w:rPr>
                <w:ins w:id="1043" w:author="ELSA CRISTINA ARENAS MARTINEZ" w:date="2022-09-19T16:28:00Z"/>
              </w:rPr>
            </w:pPr>
          </w:p>
          <w:p w14:paraId="6A26CF0A" w14:textId="314D042A" w:rsidR="00166922" w:rsidRPr="00C15A00" w:rsidRDefault="00166922" w:rsidP="00C15A00">
            <w:pPr>
              <w:widowControl w:val="0"/>
              <w:spacing w:line="240" w:lineRule="auto"/>
            </w:pPr>
            <w:r w:rsidRPr="00C15A00">
              <w:t>Para</w:t>
            </w:r>
            <w:r w:rsidR="001F339B" w:rsidRPr="00C15A00">
              <w:t xml:space="preserve"> la configuración desde el </w:t>
            </w:r>
            <w:r w:rsidR="001F339B" w:rsidRPr="00C15A00">
              <w:rPr>
                <w:i/>
                <w:iCs/>
              </w:rPr>
              <w:t>PowerShell</w:t>
            </w:r>
            <w:r w:rsidR="003A08E7" w:rsidRPr="00C15A00">
              <w:rPr>
                <w:i/>
                <w:iCs/>
              </w:rPr>
              <w:t>,</w:t>
            </w:r>
            <w:r w:rsidR="001F339B" w:rsidRPr="00C15A00">
              <w:t xml:space="preserve"> se realiza</w:t>
            </w:r>
            <w:r w:rsidR="003A08E7" w:rsidRPr="00C15A00">
              <w:t>n</w:t>
            </w:r>
            <w:r w:rsidRPr="00C15A00">
              <w:t xml:space="preserve"> los siguientes pasos:</w:t>
            </w:r>
          </w:p>
        </w:tc>
      </w:tr>
      <w:tr w:rsidR="00F9725C" w:rsidRPr="00C15A00" w14:paraId="39E58D06" w14:textId="77777777" w:rsidTr="00BD7376">
        <w:trPr>
          <w:trHeight w:val="420"/>
        </w:trPr>
        <w:tc>
          <w:tcPr>
            <w:tcW w:w="1560" w:type="dxa"/>
            <w:shd w:val="clear" w:color="auto" w:fill="auto"/>
            <w:tcMar>
              <w:top w:w="100" w:type="dxa"/>
              <w:left w:w="100" w:type="dxa"/>
              <w:bottom w:w="100" w:type="dxa"/>
              <w:right w:w="100" w:type="dxa"/>
            </w:tcMar>
          </w:tcPr>
          <w:p w14:paraId="0631F1F2" w14:textId="77777777" w:rsidR="00166922" w:rsidRPr="00C15A00" w:rsidRDefault="00166922" w:rsidP="00C15A00">
            <w:pPr>
              <w:widowControl w:val="0"/>
              <w:spacing w:line="240" w:lineRule="auto"/>
              <w:rPr>
                <w:b/>
              </w:rPr>
            </w:pPr>
            <w:r w:rsidRPr="00C15A00">
              <w:rPr>
                <w:b/>
              </w:rPr>
              <w:t>Paso 1</w:t>
            </w:r>
          </w:p>
        </w:tc>
        <w:tc>
          <w:tcPr>
            <w:tcW w:w="10502" w:type="dxa"/>
            <w:shd w:val="clear" w:color="auto" w:fill="auto"/>
            <w:tcMar>
              <w:top w:w="100" w:type="dxa"/>
              <w:left w:w="100" w:type="dxa"/>
              <w:bottom w:w="100" w:type="dxa"/>
              <w:right w:w="100" w:type="dxa"/>
            </w:tcMar>
          </w:tcPr>
          <w:p w14:paraId="4A42D28E" w14:textId="7758E344" w:rsidR="00166922" w:rsidRPr="00C15A00" w:rsidRDefault="00166922" w:rsidP="00C15A00">
            <w:pPr>
              <w:snapToGrid w:val="0"/>
              <w:spacing w:after="120" w:line="240" w:lineRule="auto"/>
              <w:rPr>
                <w:shd w:val="clear" w:color="auto" w:fill="FFFFFF"/>
                <w:lang w:val="es-ES_tradnl"/>
              </w:rPr>
            </w:pPr>
            <w:r w:rsidRPr="00C15A00">
              <w:rPr>
                <w:lang w:val="es-ES_tradnl"/>
              </w:rPr>
              <w:t>Abri</w:t>
            </w:r>
            <w:r w:rsidR="00552D6C" w:rsidRPr="00C15A00">
              <w:rPr>
                <w:lang w:val="es-ES_tradnl"/>
              </w:rPr>
              <w:t>r</w:t>
            </w:r>
            <w:r w:rsidRPr="00C15A00">
              <w:rPr>
                <w:lang w:val="es-ES_tradnl"/>
              </w:rPr>
              <w:t xml:space="preserve"> </w:t>
            </w:r>
            <w:r w:rsidRPr="00C15A00">
              <w:rPr>
                <w:i/>
                <w:iCs/>
                <w:lang w:val="es-ES_tradnl"/>
              </w:rPr>
              <w:t>PowerShell</w:t>
            </w:r>
            <w:r w:rsidRPr="00C15A00">
              <w:rPr>
                <w:lang w:val="es-ES_tradnl"/>
              </w:rPr>
              <w:t xml:space="preserve"> con permisos administrador y </w:t>
            </w:r>
            <w:r w:rsidR="00552D6C" w:rsidRPr="00C15A00">
              <w:rPr>
                <w:lang w:val="es-ES_tradnl"/>
              </w:rPr>
              <w:t xml:space="preserve">se </w:t>
            </w:r>
            <w:r w:rsidRPr="00C15A00">
              <w:rPr>
                <w:lang w:val="es-ES_tradnl"/>
              </w:rPr>
              <w:t>ejecut</w:t>
            </w:r>
            <w:r w:rsidR="00552D6C" w:rsidRPr="00C15A00">
              <w:rPr>
                <w:lang w:val="es-ES_tradnl"/>
              </w:rPr>
              <w:t>a</w:t>
            </w:r>
            <w:r w:rsidRPr="00C15A00">
              <w:rPr>
                <w:lang w:val="es-ES_tradnl"/>
              </w:rPr>
              <w:t xml:space="preserve"> el comando </w:t>
            </w:r>
            <w:r w:rsidRPr="00C15A00">
              <w:rPr>
                <w:rStyle w:val="Textoennegrita"/>
                <w:shd w:val="clear" w:color="auto" w:fill="FFFFFF"/>
                <w:lang w:val="es-ES_tradnl"/>
              </w:rPr>
              <w:t>w32tm /</w:t>
            </w:r>
            <w:proofErr w:type="spellStart"/>
            <w:r w:rsidRPr="00C15A00">
              <w:rPr>
                <w:rStyle w:val="Textoennegrita"/>
                <w:shd w:val="clear" w:color="auto" w:fill="FFFFFF"/>
                <w:lang w:val="es-ES_tradnl"/>
              </w:rPr>
              <w:t>dumpreg</w:t>
            </w:r>
            <w:proofErr w:type="spellEnd"/>
            <w:r w:rsidRPr="00C15A00">
              <w:rPr>
                <w:rStyle w:val="Textoennegrita"/>
                <w:shd w:val="clear" w:color="auto" w:fill="FFFFFF"/>
                <w:lang w:val="es-ES_tradnl"/>
              </w:rPr>
              <w:t xml:space="preserve"> /</w:t>
            </w:r>
            <w:proofErr w:type="spellStart"/>
            <w:r w:rsidRPr="00C15A00">
              <w:rPr>
                <w:rStyle w:val="Textoennegrita"/>
                <w:shd w:val="clear" w:color="auto" w:fill="FFFFFF"/>
                <w:lang w:val="es-ES_tradnl"/>
              </w:rPr>
              <w:t>subkey:parameters</w:t>
            </w:r>
            <w:proofErr w:type="spellEnd"/>
            <w:r w:rsidRPr="00C15A00">
              <w:rPr>
                <w:rStyle w:val="Textoennegrita"/>
                <w:shd w:val="clear" w:color="auto" w:fill="FFFFFF"/>
                <w:lang w:val="es-ES_tradnl"/>
              </w:rPr>
              <w:t xml:space="preserve"> </w:t>
            </w:r>
            <w:r w:rsidR="00753A55" w:rsidRPr="00C15A00">
              <w:rPr>
                <w:rStyle w:val="Textoennegrita"/>
                <w:b w:val="0"/>
                <w:bCs w:val="0"/>
                <w:shd w:val="clear" w:color="auto" w:fill="FFFFFF"/>
                <w:lang w:val="es-ES_tradnl"/>
              </w:rPr>
              <w:t>de esta forma se pueden</w:t>
            </w:r>
            <w:r w:rsidRPr="00C15A00">
              <w:rPr>
                <w:rStyle w:val="Textoennegrita"/>
                <w:b w:val="0"/>
                <w:bCs w:val="0"/>
                <w:shd w:val="clear" w:color="auto" w:fill="FFFFFF"/>
                <w:lang w:val="es-ES_tradnl"/>
              </w:rPr>
              <w:t xml:space="preserve"> ver los servidores NTP que </w:t>
            </w:r>
            <w:r w:rsidR="00DD5931" w:rsidRPr="00C15A00">
              <w:rPr>
                <w:rStyle w:val="Textoennegrita"/>
                <w:b w:val="0"/>
                <w:bCs w:val="0"/>
                <w:shd w:val="clear" w:color="auto" w:fill="FFFFFF"/>
                <w:lang w:val="es-ES_tradnl"/>
              </w:rPr>
              <w:t>haya</w:t>
            </w:r>
            <w:r w:rsidRPr="00C15A00">
              <w:rPr>
                <w:rStyle w:val="Textoennegrita"/>
                <w:b w:val="0"/>
                <w:bCs w:val="0"/>
                <w:shd w:val="clear" w:color="auto" w:fill="FFFFFF"/>
                <w:lang w:val="es-ES_tradnl"/>
              </w:rPr>
              <w:t xml:space="preserve"> en</w:t>
            </w:r>
            <w:r w:rsidR="00753A55" w:rsidRPr="00C15A00">
              <w:rPr>
                <w:rStyle w:val="Textoennegrita"/>
                <w:b w:val="0"/>
                <w:bCs w:val="0"/>
                <w:shd w:val="clear" w:color="auto" w:fill="FFFFFF"/>
                <w:lang w:val="es-ES_tradnl"/>
              </w:rPr>
              <w:t xml:space="preserve"> l</w:t>
            </w:r>
            <w:r w:rsidRPr="00C15A00">
              <w:rPr>
                <w:rStyle w:val="Textoennegrita"/>
                <w:b w:val="0"/>
                <w:bCs w:val="0"/>
                <w:shd w:val="clear" w:color="auto" w:fill="FFFFFF"/>
                <w:lang w:val="es-ES_tradnl"/>
              </w:rPr>
              <w:t xml:space="preserve">a máquina, por defecto aparecerá </w:t>
            </w:r>
            <w:r w:rsidRPr="00C15A00">
              <w:rPr>
                <w:rStyle w:val="Textoennegrita"/>
                <w:bCs w:val="0"/>
                <w:shd w:val="clear" w:color="auto" w:fill="FFFFFF"/>
                <w:lang w:val="es-ES_tradnl"/>
              </w:rPr>
              <w:t>time.windows.com</w:t>
            </w:r>
            <w:r w:rsidRPr="00C15A00">
              <w:rPr>
                <w:rStyle w:val="Textoennegrita"/>
                <w:b w:val="0"/>
                <w:bCs w:val="0"/>
                <w:shd w:val="clear" w:color="auto" w:fill="FFFFFF"/>
                <w:lang w:val="es-ES_tradnl"/>
              </w:rPr>
              <w:t>.</w:t>
            </w:r>
          </w:p>
        </w:tc>
        <w:tc>
          <w:tcPr>
            <w:tcW w:w="3640" w:type="dxa"/>
            <w:shd w:val="clear" w:color="auto" w:fill="auto"/>
            <w:tcMar>
              <w:top w:w="100" w:type="dxa"/>
              <w:left w:w="100" w:type="dxa"/>
              <w:bottom w:w="100" w:type="dxa"/>
              <w:right w:w="100" w:type="dxa"/>
            </w:tcMar>
          </w:tcPr>
          <w:p w14:paraId="3FFCD0BA" w14:textId="77777777" w:rsidR="00166922" w:rsidRPr="00C15A00" w:rsidRDefault="00166922" w:rsidP="00C15A00">
            <w:pPr>
              <w:snapToGrid w:val="0"/>
              <w:spacing w:after="120" w:line="240" w:lineRule="auto"/>
              <w:jc w:val="center"/>
              <w:rPr>
                <w:b/>
                <w:bCs/>
                <w:lang w:val="es-ES_tradnl"/>
                <w:rPrChange w:id="1044" w:author="USER" w:date="2022-09-06T15:02:00Z">
                  <w:rPr>
                    <w:b/>
                    <w:bCs/>
                    <w:highlight w:val="yellow"/>
                    <w:lang w:val="es-ES_tradnl"/>
                  </w:rPr>
                </w:rPrChange>
              </w:rPr>
            </w:pPr>
            <w:r w:rsidRPr="00C15A00">
              <w:rPr>
                <w:noProof/>
                <w:lang w:val="es-CO"/>
                <w:rPrChange w:id="1045" w:author="USER" w:date="2022-09-06T15:02:00Z">
                  <w:rPr>
                    <w:noProof/>
                    <w:highlight w:val="yellow"/>
                    <w:lang w:val="es-CO"/>
                  </w:rPr>
                </w:rPrChange>
              </w:rPr>
              <w:drawing>
                <wp:inline distT="0" distB="0" distL="0" distR="0" wp14:anchorId="15A40762" wp14:editId="6361F805">
                  <wp:extent cx="2216727" cy="7620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222794" cy="764085"/>
                          </a:xfrm>
                          <a:prstGeom prst="rect">
                            <a:avLst/>
                          </a:prstGeom>
                          <a:noFill/>
                          <a:ln>
                            <a:noFill/>
                          </a:ln>
                        </pic:spPr>
                      </pic:pic>
                    </a:graphicData>
                  </a:graphic>
                </wp:inline>
              </w:drawing>
            </w:r>
          </w:p>
          <w:p w14:paraId="6C23F11B" w14:textId="0B25F185" w:rsidR="00166922" w:rsidRPr="00C15A00" w:rsidRDefault="004867C3" w:rsidP="00C15A00">
            <w:pPr>
              <w:snapToGrid w:val="0"/>
              <w:spacing w:after="120" w:line="240" w:lineRule="auto"/>
              <w:jc w:val="center"/>
              <w:rPr>
                <w:i/>
                <w:iCs/>
                <w:lang w:val="es-ES_tradnl"/>
                <w:rPrChange w:id="1046" w:author="USER" w:date="2022-09-06T15:02:00Z">
                  <w:rPr>
                    <w:i/>
                    <w:iCs/>
                    <w:highlight w:val="yellow"/>
                    <w:lang w:val="es-ES_tradnl"/>
                  </w:rPr>
                </w:rPrChange>
              </w:rPr>
            </w:pPr>
            <w:r w:rsidRPr="00C15A00">
              <w:rPr>
                <w:i/>
                <w:iCs/>
                <w:lang w:val="es-ES_tradnl"/>
                <w:rPrChange w:id="1047" w:author="USER" w:date="2022-09-06T15:02:00Z">
                  <w:rPr>
                    <w:i/>
                    <w:iCs/>
                    <w:highlight w:val="yellow"/>
                    <w:lang w:val="es-ES_tradnl"/>
                  </w:rPr>
                </w:rPrChange>
              </w:rPr>
              <w:t xml:space="preserve">Nota. Elaboración propia incluida en los Anexos como </w:t>
            </w:r>
            <w:r w:rsidRPr="00C15A00">
              <w:rPr>
                <w:color w:val="000000"/>
                <w:sz w:val="20"/>
                <w:szCs w:val="20"/>
                <w:shd w:val="clear" w:color="auto" w:fill="FFFFFF"/>
                <w:rPrChange w:id="1048" w:author="USER" w:date="2022-09-06T15:02:00Z">
                  <w:rPr>
                    <w:color w:val="000000"/>
                    <w:sz w:val="20"/>
                    <w:szCs w:val="20"/>
                    <w:highlight w:val="yellow"/>
                    <w:shd w:val="clear" w:color="auto" w:fill="FFFFFF"/>
                  </w:rPr>
                </w:rPrChange>
              </w:rPr>
              <w:t>228130_i</w:t>
            </w:r>
            <w:r w:rsidR="00865148" w:rsidRPr="00C15A00">
              <w:rPr>
                <w:color w:val="000000"/>
                <w:sz w:val="20"/>
                <w:szCs w:val="20"/>
                <w:shd w:val="clear" w:color="auto" w:fill="FFFFFF"/>
                <w:rPrChange w:id="1049" w:author="USER" w:date="2022-09-06T15:02:00Z">
                  <w:rPr>
                    <w:color w:val="000000"/>
                    <w:sz w:val="20"/>
                    <w:szCs w:val="20"/>
                    <w:highlight w:val="yellow"/>
                    <w:shd w:val="clear" w:color="auto" w:fill="FFFFFF"/>
                  </w:rPr>
                </w:rPrChange>
              </w:rPr>
              <w:t>55</w:t>
            </w:r>
          </w:p>
        </w:tc>
      </w:tr>
      <w:tr w:rsidR="00F9725C" w:rsidRPr="00C15A00" w14:paraId="01C6541D" w14:textId="77777777" w:rsidTr="00BD7376">
        <w:trPr>
          <w:trHeight w:val="420"/>
        </w:trPr>
        <w:tc>
          <w:tcPr>
            <w:tcW w:w="1560" w:type="dxa"/>
            <w:shd w:val="clear" w:color="auto" w:fill="auto"/>
            <w:tcMar>
              <w:top w:w="100" w:type="dxa"/>
              <w:left w:w="100" w:type="dxa"/>
              <w:bottom w:w="100" w:type="dxa"/>
              <w:right w:w="100" w:type="dxa"/>
            </w:tcMar>
          </w:tcPr>
          <w:p w14:paraId="365FEE88" w14:textId="77777777" w:rsidR="00166922" w:rsidRPr="00C15A00" w:rsidRDefault="00166922" w:rsidP="00C15A00">
            <w:pPr>
              <w:widowControl w:val="0"/>
              <w:spacing w:line="240" w:lineRule="auto"/>
              <w:rPr>
                <w:b/>
              </w:rPr>
            </w:pPr>
            <w:r w:rsidRPr="00C15A00">
              <w:rPr>
                <w:b/>
              </w:rPr>
              <w:t>Paso 2</w:t>
            </w:r>
          </w:p>
        </w:tc>
        <w:tc>
          <w:tcPr>
            <w:tcW w:w="10502" w:type="dxa"/>
            <w:shd w:val="clear" w:color="auto" w:fill="auto"/>
            <w:tcMar>
              <w:top w:w="100" w:type="dxa"/>
              <w:left w:w="100" w:type="dxa"/>
              <w:bottom w:w="100" w:type="dxa"/>
              <w:right w:w="100" w:type="dxa"/>
            </w:tcMar>
          </w:tcPr>
          <w:p w14:paraId="7740DA1B" w14:textId="5EC19FD1" w:rsidR="00166922" w:rsidRPr="00C15A00" w:rsidRDefault="00166922" w:rsidP="00C15A00">
            <w:pPr>
              <w:snapToGrid w:val="0"/>
              <w:spacing w:after="120" w:line="240" w:lineRule="auto"/>
              <w:rPr>
                <w:shd w:val="clear" w:color="auto" w:fill="FFFFFF"/>
                <w:lang w:val="es-ES_tradnl"/>
              </w:rPr>
            </w:pPr>
            <w:r w:rsidRPr="00C15A00">
              <w:rPr>
                <w:lang w:val="es-ES_tradnl"/>
              </w:rPr>
              <w:t xml:space="preserve">Luego para ejecutar </w:t>
            </w:r>
            <w:r w:rsidR="00B51BAD" w:rsidRPr="00C15A00">
              <w:rPr>
                <w:lang w:val="es-ES_tradnl"/>
              </w:rPr>
              <w:t xml:space="preserve">el </w:t>
            </w:r>
            <w:r w:rsidRPr="00C15A00">
              <w:rPr>
                <w:lang w:val="es-ES_tradnl"/>
              </w:rPr>
              <w:t xml:space="preserve">servidor NTP </w:t>
            </w:r>
            <w:r w:rsidR="00B51BAD" w:rsidRPr="00C15A00">
              <w:rPr>
                <w:lang w:val="es-ES_tradnl"/>
              </w:rPr>
              <w:t xml:space="preserve">se </w:t>
            </w:r>
            <w:r w:rsidRPr="00C15A00">
              <w:rPr>
                <w:lang w:val="es-ES_tradnl"/>
              </w:rPr>
              <w:t xml:space="preserve">ejecuta </w:t>
            </w:r>
            <w:r w:rsidRPr="00C15A00">
              <w:rPr>
                <w:rStyle w:val="Textoennegrita"/>
                <w:shd w:val="clear" w:color="auto" w:fill="FFFFFF"/>
                <w:lang w:val="es-ES_tradnl"/>
              </w:rPr>
              <w:t>w32tm /</w:t>
            </w:r>
            <w:proofErr w:type="spellStart"/>
            <w:r w:rsidRPr="00C15A00">
              <w:rPr>
                <w:rStyle w:val="Textoennegrita"/>
                <w:shd w:val="clear" w:color="auto" w:fill="FFFFFF"/>
                <w:lang w:val="es-ES_tradnl"/>
              </w:rPr>
              <w:t>config</w:t>
            </w:r>
            <w:proofErr w:type="spellEnd"/>
            <w:r w:rsidRPr="00C15A00">
              <w:rPr>
                <w:rStyle w:val="Textoennegrita"/>
                <w:shd w:val="clear" w:color="auto" w:fill="FFFFFF"/>
                <w:lang w:val="es-ES_tradnl"/>
              </w:rPr>
              <w:t xml:space="preserve"> /</w:t>
            </w:r>
            <w:proofErr w:type="spellStart"/>
            <w:r w:rsidRPr="00C15A00">
              <w:rPr>
                <w:rStyle w:val="Textoennegrita"/>
                <w:shd w:val="clear" w:color="auto" w:fill="FFFFFF"/>
                <w:lang w:val="es-ES_tradnl"/>
              </w:rPr>
              <w:t>syncfromflags:manual</w:t>
            </w:r>
            <w:proofErr w:type="spellEnd"/>
            <w:r w:rsidRPr="00C15A00">
              <w:rPr>
                <w:rStyle w:val="Textoennegrita"/>
                <w:shd w:val="clear" w:color="auto" w:fill="FFFFFF"/>
                <w:lang w:val="es-ES_tradnl"/>
              </w:rPr>
              <w:t xml:space="preserve"> /manualpeerlist:»serverntp1 serverntp2″ /</w:t>
            </w:r>
            <w:proofErr w:type="spellStart"/>
            <w:r w:rsidRPr="00C15A00">
              <w:rPr>
                <w:rStyle w:val="Textoennegrita"/>
                <w:shd w:val="clear" w:color="auto" w:fill="FFFFFF"/>
                <w:lang w:val="es-ES_tradnl"/>
              </w:rPr>
              <w:t>update</w:t>
            </w:r>
            <w:proofErr w:type="spellEnd"/>
            <w:r w:rsidRPr="00C15A00">
              <w:rPr>
                <w:rStyle w:val="Textoennegrita"/>
                <w:shd w:val="clear" w:color="auto" w:fill="FFFFFF"/>
                <w:lang w:val="es-ES_tradnl"/>
              </w:rPr>
              <w:t xml:space="preserve"> </w:t>
            </w:r>
            <w:r w:rsidRPr="00C15A00">
              <w:rPr>
                <w:rStyle w:val="Textoennegrita"/>
                <w:b w:val="0"/>
                <w:bCs w:val="0"/>
                <w:shd w:val="clear" w:color="auto" w:fill="FFFFFF"/>
                <w:lang w:val="es-ES_tradnl"/>
              </w:rPr>
              <w:t xml:space="preserve">con </w:t>
            </w:r>
            <w:r w:rsidR="00B51BAD" w:rsidRPr="00C15A00">
              <w:rPr>
                <w:rStyle w:val="Textoennegrita"/>
                <w:b w:val="0"/>
                <w:bCs w:val="0"/>
                <w:shd w:val="clear" w:color="auto" w:fill="FFFFFF"/>
                <w:lang w:val="es-ES_tradnl"/>
              </w:rPr>
              <w:t>el</w:t>
            </w:r>
            <w:r w:rsidRPr="00C15A00">
              <w:rPr>
                <w:rStyle w:val="Textoennegrita"/>
                <w:b w:val="0"/>
                <w:bCs w:val="0"/>
                <w:shd w:val="clear" w:color="auto" w:fill="FFFFFF"/>
                <w:lang w:val="es-ES_tradnl"/>
              </w:rPr>
              <w:t xml:space="preserve"> siguiente comando </w:t>
            </w:r>
            <w:r w:rsidR="00B51BAD" w:rsidRPr="00C15A00">
              <w:rPr>
                <w:rStyle w:val="Textoennegrita"/>
                <w:b w:val="0"/>
                <w:bCs w:val="0"/>
                <w:shd w:val="clear" w:color="auto" w:fill="FFFFFF"/>
                <w:lang w:val="es-ES_tradnl"/>
              </w:rPr>
              <w:t>se pueden poner</w:t>
            </w:r>
            <w:r w:rsidRPr="00C15A00">
              <w:rPr>
                <w:rStyle w:val="Textoennegrita"/>
                <w:b w:val="0"/>
                <w:bCs w:val="0"/>
                <w:shd w:val="clear" w:color="auto" w:fill="FFFFFF"/>
                <w:lang w:val="es-ES_tradnl"/>
              </w:rPr>
              <w:t xml:space="preserve"> los nombres y direcciones IP de los servidores NTP.</w:t>
            </w:r>
          </w:p>
        </w:tc>
        <w:tc>
          <w:tcPr>
            <w:tcW w:w="3640" w:type="dxa"/>
            <w:shd w:val="clear" w:color="auto" w:fill="auto"/>
            <w:tcMar>
              <w:top w:w="100" w:type="dxa"/>
              <w:left w:w="100" w:type="dxa"/>
              <w:bottom w:w="100" w:type="dxa"/>
              <w:right w:w="100" w:type="dxa"/>
            </w:tcMar>
          </w:tcPr>
          <w:p w14:paraId="34F5B4C7" w14:textId="77777777" w:rsidR="00166922" w:rsidRPr="00C15A00" w:rsidRDefault="00166922" w:rsidP="00C15A00">
            <w:pPr>
              <w:snapToGrid w:val="0"/>
              <w:spacing w:after="120" w:line="240" w:lineRule="auto"/>
              <w:jc w:val="center"/>
              <w:rPr>
                <w:b/>
                <w:bCs/>
                <w:lang w:val="es-ES_tradnl"/>
                <w:rPrChange w:id="1050" w:author="USER" w:date="2022-09-06T15:02:00Z">
                  <w:rPr>
                    <w:b/>
                    <w:bCs/>
                    <w:highlight w:val="yellow"/>
                    <w:lang w:val="es-ES_tradnl"/>
                  </w:rPr>
                </w:rPrChange>
              </w:rPr>
            </w:pPr>
            <w:r w:rsidRPr="00C15A00">
              <w:rPr>
                <w:noProof/>
                <w:lang w:val="es-CO"/>
                <w:rPrChange w:id="1051" w:author="USER" w:date="2022-09-06T15:02:00Z">
                  <w:rPr>
                    <w:noProof/>
                    <w:highlight w:val="yellow"/>
                    <w:lang w:val="es-CO"/>
                  </w:rPr>
                </w:rPrChange>
              </w:rPr>
              <w:drawing>
                <wp:inline distT="0" distB="0" distL="0" distR="0" wp14:anchorId="146D4B19" wp14:editId="68DCD4EE">
                  <wp:extent cx="2177143" cy="7620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191161" cy="766906"/>
                          </a:xfrm>
                          <a:prstGeom prst="rect">
                            <a:avLst/>
                          </a:prstGeom>
                          <a:noFill/>
                          <a:ln>
                            <a:noFill/>
                          </a:ln>
                        </pic:spPr>
                      </pic:pic>
                    </a:graphicData>
                  </a:graphic>
                </wp:inline>
              </w:drawing>
            </w:r>
          </w:p>
          <w:p w14:paraId="1D8E93BC" w14:textId="3346DFE7" w:rsidR="00166922" w:rsidRPr="00C15A00" w:rsidRDefault="004867C3" w:rsidP="00C15A00">
            <w:pPr>
              <w:snapToGrid w:val="0"/>
              <w:spacing w:after="120" w:line="240" w:lineRule="auto"/>
              <w:jc w:val="center"/>
              <w:rPr>
                <w:i/>
                <w:iCs/>
                <w:lang w:val="es-ES_tradnl"/>
                <w:rPrChange w:id="1052" w:author="USER" w:date="2022-09-06T15:02:00Z">
                  <w:rPr>
                    <w:i/>
                    <w:iCs/>
                    <w:highlight w:val="yellow"/>
                    <w:lang w:val="es-ES_tradnl"/>
                  </w:rPr>
                </w:rPrChange>
              </w:rPr>
            </w:pPr>
            <w:r w:rsidRPr="00C15A00">
              <w:rPr>
                <w:i/>
                <w:iCs/>
                <w:lang w:val="es-ES_tradnl"/>
                <w:rPrChange w:id="1053" w:author="USER" w:date="2022-09-06T15:02:00Z">
                  <w:rPr>
                    <w:i/>
                    <w:iCs/>
                    <w:highlight w:val="yellow"/>
                    <w:lang w:val="es-ES_tradnl"/>
                  </w:rPr>
                </w:rPrChange>
              </w:rPr>
              <w:t xml:space="preserve">Nota. Elaboración propia incluida en los Anexos como </w:t>
            </w:r>
            <w:r w:rsidR="00865148" w:rsidRPr="00C15A00">
              <w:rPr>
                <w:color w:val="000000"/>
                <w:sz w:val="20"/>
                <w:szCs w:val="20"/>
                <w:shd w:val="clear" w:color="auto" w:fill="FFFFFF"/>
                <w:rPrChange w:id="1054" w:author="USER" w:date="2022-09-06T15:02:00Z">
                  <w:rPr>
                    <w:color w:val="000000"/>
                    <w:sz w:val="20"/>
                    <w:szCs w:val="20"/>
                    <w:highlight w:val="yellow"/>
                    <w:shd w:val="clear" w:color="auto" w:fill="FFFFFF"/>
                  </w:rPr>
                </w:rPrChange>
              </w:rPr>
              <w:t>228130_i56</w:t>
            </w:r>
          </w:p>
        </w:tc>
      </w:tr>
      <w:tr w:rsidR="00F9725C" w:rsidRPr="00C15A00" w14:paraId="6F1FE871" w14:textId="77777777" w:rsidTr="00BD7376">
        <w:trPr>
          <w:trHeight w:val="420"/>
        </w:trPr>
        <w:tc>
          <w:tcPr>
            <w:tcW w:w="1560" w:type="dxa"/>
            <w:shd w:val="clear" w:color="auto" w:fill="auto"/>
            <w:tcMar>
              <w:top w:w="100" w:type="dxa"/>
              <w:left w:w="100" w:type="dxa"/>
              <w:bottom w:w="100" w:type="dxa"/>
              <w:right w:w="100" w:type="dxa"/>
            </w:tcMar>
          </w:tcPr>
          <w:p w14:paraId="30959495" w14:textId="77777777" w:rsidR="00166922" w:rsidRPr="00C15A00" w:rsidRDefault="00166922" w:rsidP="00C15A00">
            <w:pPr>
              <w:widowControl w:val="0"/>
              <w:spacing w:line="240" w:lineRule="auto"/>
              <w:rPr>
                <w:b/>
              </w:rPr>
            </w:pPr>
            <w:r w:rsidRPr="00C15A00">
              <w:rPr>
                <w:b/>
              </w:rPr>
              <w:t>Paso 3</w:t>
            </w:r>
          </w:p>
        </w:tc>
        <w:tc>
          <w:tcPr>
            <w:tcW w:w="10502" w:type="dxa"/>
            <w:shd w:val="clear" w:color="auto" w:fill="auto"/>
            <w:tcMar>
              <w:top w:w="100" w:type="dxa"/>
              <w:left w:w="100" w:type="dxa"/>
              <w:bottom w:w="100" w:type="dxa"/>
              <w:right w:w="100" w:type="dxa"/>
            </w:tcMar>
          </w:tcPr>
          <w:p w14:paraId="2E992890" w14:textId="0376F9E6" w:rsidR="00166922" w:rsidRPr="00C15A00" w:rsidRDefault="00DC4B03" w:rsidP="00C15A00">
            <w:pPr>
              <w:snapToGrid w:val="0"/>
              <w:spacing w:after="120" w:line="240" w:lineRule="auto"/>
              <w:rPr>
                <w:lang w:val="es-ES_tradnl"/>
              </w:rPr>
            </w:pPr>
            <w:r w:rsidRPr="00C15A00">
              <w:rPr>
                <w:lang w:val="es-ES_tradnl"/>
              </w:rPr>
              <w:t>R</w:t>
            </w:r>
            <w:r w:rsidR="00166922" w:rsidRPr="00C15A00">
              <w:rPr>
                <w:lang w:val="es-ES_tradnl"/>
              </w:rPr>
              <w:t xml:space="preserve">einiciar el servicio W32time con los siguientes comandos </w:t>
            </w:r>
            <w:r w:rsidR="00166922" w:rsidRPr="00C15A00">
              <w:rPr>
                <w:rStyle w:val="Textoennegrita"/>
                <w:shd w:val="clear" w:color="auto" w:fill="FFFFFF"/>
                <w:lang w:val="es-ES_tradnl"/>
              </w:rPr>
              <w:t>Stop-</w:t>
            </w:r>
            <w:proofErr w:type="spellStart"/>
            <w:r w:rsidR="00166922" w:rsidRPr="00C15A00">
              <w:rPr>
                <w:rStyle w:val="Textoennegrita"/>
                <w:shd w:val="clear" w:color="auto" w:fill="FFFFFF"/>
                <w:lang w:val="es-ES_tradnl"/>
              </w:rPr>
              <w:t>Service</w:t>
            </w:r>
            <w:proofErr w:type="spellEnd"/>
            <w:r w:rsidR="00166922" w:rsidRPr="00C15A00">
              <w:rPr>
                <w:rStyle w:val="Textoennegrita"/>
                <w:shd w:val="clear" w:color="auto" w:fill="FFFFFF"/>
                <w:lang w:val="es-ES_tradnl"/>
              </w:rPr>
              <w:t xml:space="preserve"> w32time </w:t>
            </w:r>
            <w:r w:rsidR="00166922" w:rsidRPr="00C15A00">
              <w:rPr>
                <w:shd w:val="clear" w:color="auto" w:fill="FFFFFF"/>
                <w:lang w:val="es-ES_tradnl"/>
              </w:rPr>
              <w:t>y</w:t>
            </w:r>
            <w:r w:rsidR="00166922" w:rsidRPr="00C15A00">
              <w:rPr>
                <w:rStyle w:val="Textoennegrita"/>
                <w:b w:val="0"/>
                <w:bCs w:val="0"/>
                <w:shd w:val="clear" w:color="auto" w:fill="FFFFFF"/>
                <w:lang w:val="es-ES_tradnl"/>
              </w:rPr>
              <w:t> </w:t>
            </w:r>
            <w:r w:rsidRPr="00C15A00">
              <w:rPr>
                <w:rStyle w:val="Textoennegrita"/>
                <w:b w:val="0"/>
                <w:bCs w:val="0"/>
                <w:shd w:val="clear" w:color="auto" w:fill="FFFFFF"/>
                <w:lang w:val="es-ES_tradnl"/>
              </w:rPr>
              <w:t>luego iniciar</w:t>
            </w:r>
            <w:r w:rsidR="00166922" w:rsidRPr="00C15A00">
              <w:rPr>
                <w:rStyle w:val="Textoennegrita"/>
                <w:b w:val="0"/>
                <w:bCs w:val="0"/>
                <w:shd w:val="clear" w:color="auto" w:fill="FFFFFF"/>
                <w:lang w:val="es-ES_tradnl"/>
              </w:rPr>
              <w:t xml:space="preserve"> con el comando</w:t>
            </w:r>
            <w:r w:rsidR="00166922" w:rsidRPr="00C15A00">
              <w:rPr>
                <w:rStyle w:val="Textoennegrita"/>
                <w:shd w:val="clear" w:color="auto" w:fill="FFFFFF"/>
                <w:lang w:val="es-ES_tradnl"/>
              </w:rPr>
              <w:t xml:space="preserve"> </w:t>
            </w:r>
            <w:proofErr w:type="spellStart"/>
            <w:r w:rsidR="00166922" w:rsidRPr="00C15A00">
              <w:rPr>
                <w:rStyle w:val="Textoennegrita"/>
                <w:shd w:val="clear" w:color="auto" w:fill="FFFFFF"/>
                <w:lang w:val="es-ES_tradnl"/>
              </w:rPr>
              <w:t>Start-Service</w:t>
            </w:r>
            <w:proofErr w:type="spellEnd"/>
            <w:r w:rsidR="00166922" w:rsidRPr="00C15A00">
              <w:rPr>
                <w:rStyle w:val="Textoennegrita"/>
                <w:shd w:val="clear" w:color="auto" w:fill="FFFFFF"/>
                <w:lang w:val="es-ES_tradnl"/>
              </w:rPr>
              <w:t xml:space="preserve"> w32time.</w:t>
            </w:r>
          </w:p>
        </w:tc>
        <w:tc>
          <w:tcPr>
            <w:tcW w:w="3640" w:type="dxa"/>
            <w:shd w:val="clear" w:color="auto" w:fill="auto"/>
            <w:tcMar>
              <w:top w:w="100" w:type="dxa"/>
              <w:left w:w="100" w:type="dxa"/>
              <w:bottom w:w="100" w:type="dxa"/>
              <w:right w:w="100" w:type="dxa"/>
            </w:tcMar>
          </w:tcPr>
          <w:p w14:paraId="2AD5CBE4" w14:textId="77777777" w:rsidR="00166922" w:rsidRPr="00C15A00" w:rsidRDefault="00166922" w:rsidP="00C15A00">
            <w:pPr>
              <w:snapToGrid w:val="0"/>
              <w:spacing w:after="120" w:line="240" w:lineRule="auto"/>
              <w:jc w:val="center"/>
              <w:rPr>
                <w:lang w:val="es-ES_tradnl"/>
                <w:rPrChange w:id="1055" w:author="USER" w:date="2022-09-06T15:02:00Z">
                  <w:rPr>
                    <w:highlight w:val="yellow"/>
                    <w:lang w:val="es-ES_tradnl"/>
                  </w:rPr>
                </w:rPrChange>
              </w:rPr>
            </w:pPr>
            <w:r w:rsidRPr="00C15A00">
              <w:rPr>
                <w:noProof/>
                <w:lang w:val="es-CO"/>
                <w:rPrChange w:id="1056" w:author="USER" w:date="2022-09-06T15:02:00Z">
                  <w:rPr>
                    <w:noProof/>
                    <w:highlight w:val="yellow"/>
                    <w:lang w:val="es-CO"/>
                  </w:rPr>
                </w:rPrChange>
              </w:rPr>
              <w:drawing>
                <wp:inline distT="0" distB="0" distL="0" distR="0" wp14:anchorId="6074EC7C" wp14:editId="0501ABB5">
                  <wp:extent cx="2238375" cy="734467"/>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285490" cy="749927"/>
                          </a:xfrm>
                          <a:prstGeom prst="rect">
                            <a:avLst/>
                          </a:prstGeom>
                          <a:noFill/>
                          <a:ln>
                            <a:noFill/>
                          </a:ln>
                        </pic:spPr>
                      </pic:pic>
                    </a:graphicData>
                  </a:graphic>
                </wp:inline>
              </w:drawing>
            </w:r>
          </w:p>
          <w:p w14:paraId="75C70536" w14:textId="35FE2DA4" w:rsidR="00166922" w:rsidRPr="00C15A00" w:rsidRDefault="004867C3" w:rsidP="00C15A00">
            <w:pPr>
              <w:snapToGrid w:val="0"/>
              <w:spacing w:after="120" w:line="240" w:lineRule="auto"/>
              <w:jc w:val="center"/>
              <w:rPr>
                <w:i/>
                <w:iCs/>
                <w:lang w:val="es-ES_tradnl"/>
                <w:rPrChange w:id="1057" w:author="USER" w:date="2022-09-06T15:02:00Z">
                  <w:rPr>
                    <w:i/>
                    <w:iCs/>
                    <w:highlight w:val="yellow"/>
                    <w:lang w:val="es-ES_tradnl"/>
                  </w:rPr>
                </w:rPrChange>
              </w:rPr>
            </w:pPr>
            <w:r w:rsidRPr="00C15A00">
              <w:rPr>
                <w:i/>
                <w:iCs/>
                <w:lang w:val="es-ES_tradnl"/>
                <w:rPrChange w:id="1058" w:author="USER" w:date="2022-09-06T15:02:00Z">
                  <w:rPr>
                    <w:i/>
                    <w:iCs/>
                    <w:highlight w:val="yellow"/>
                    <w:lang w:val="es-ES_tradnl"/>
                  </w:rPr>
                </w:rPrChange>
              </w:rPr>
              <w:t xml:space="preserve">Nota. Elaboración propia incluida en los Anexos como </w:t>
            </w:r>
            <w:r w:rsidR="00865148" w:rsidRPr="00C15A00">
              <w:rPr>
                <w:color w:val="000000"/>
                <w:sz w:val="20"/>
                <w:szCs w:val="20"/>
                <w:shd w:val="clear" w:color="auto" w:fill="FFFFFF"/>
                <w:rPrChange w:id="1059" w:author="USER" w:date="2022-09-06T15:02:00Z">
                  <w:rPr>
                    <w:color w:val="000000"/>
                    <w:sz w:val="20"/>
                    <w:szCs w:val="20"/>
                    <w:highlight w:val="yellow"/>
                    <w:shd w:val="clear" w:color="auto" w:fill="FFFFFF"/>
                  </w:rPr>
                </w:rPrChange>
              </w:rPr>
              <w:t>228130_i57</w:t>
            </w:r>
          </w:p>
        </w:tc>
      </w:tr>
      <w:tr w:rsidR="00166922" w:rsidRPr="00C15A00" w14:paraId="10EEE120" w14:textId="77777777" w:rsidTr="00BD7376">
        <w:trPr>
          <w:trHeight w:val="420"/>
        </w:trPr>
        <w:tc>
          <w:tcPr>
            <w:tcW w:w="1560" w:type="dxa"/>
            <w:shd w:val="clear" w:color="auto" w:fill="auto"/>
            <w:tcMar>
              <w:top w:w="100" w:type="dxa"/>
              <w:left w:w="100" w:type="dxa"/>
              <w:bottom w:w="100" w:type="dxa"/>
              <w:right w:w="100" w:type="dxa"/>
            </w:tcMar>
          </w:tcPr>
          <w:p w14:paraId="362532C2" w14:textId="77777777" w:rsidR="00166922" w:rsidRPr="00C15A00" w:rsidRDefault="00166922" w:rsidP="00C15A00">
            <w:pPr>
              <w:widowControl w:val="0"/>
              <w:spacing w:line="240" w:lineRule="auto"/>
              <w:rPr>
                <w:b/>
              </w:rPr>
            </w:pPr>
            <w:r w:rsidRPr="00C15A00">
              <w:rPr>
                <w:b/>
              </w:rPr>
              <w:t>Paso 4</w:t>
            </w:r>
          </w:p>
        </w:tc>
        <w:tc>
          <w:tcPr>
            <w:tcW w:w="10502" w:type="dxa"/>
            <w:shd w:val="clear" w:color="auto" w:fill="auto"/>
            <w:tcMar>
              <w:top w:w="100" w:type="dxa"/>
              <w:left w:w="100" w:type="dxa"/>
              <w:bottom w:w="100" w:type="dxa"/>
              <w:right w:w="100" w:type="dxa"/>
            </w:tcMar>
          </w:tcPr>
          <w:p w14:paraId="78D8FA56" w14:textId="1C087BBC" w:rsidR="00166922" w:rsidRPr="00C15A00" w:rsidRDefault="00CF15C9" w:rsidP="00C15A00">
            <w:pPr>
              <w:snapToGrid w:val="0"/>
              <w:spacing w:after="120" w:line="240" w:lineRule="auto"/>
              <w:rPr>
                <w:lang w:val="es-ES_tradnl"/>
              </w:rPr>
            </w:pPr>
            <w:r w:rsidRPr="00C15A00">
              <w:rPr>
                <w:lang w:val="es-ES_tradnl"/>
              </w:rPr>
              <w:t>P</w:t>
            </w:r>
            <w:r w:rsidR="00166922" w:rsidRPr="00C15A00">
              <w:rPr>
                <w:lang w:val="es-ES_tradnl"/>
              </w:rPr>
              <w:t>ara confirmar que el servidor NTP está funcionando</w:t>
            </w:r>
            <w:r w:rsidR="004A50B3" w:rsidRPr="00C15A00">
              <w:rPr>
                <w:lang w:val="es-ES_tradnl"/>
              </w:rPr>
              <w:t>,</w:t>
            </w:r>
            <w:r w:rsidR="00166922" w:rsidRPr="00C15A00">
              <w:rPr>
                <w:lang w:val="es-ES_tradnl"/>
              </w:rPr>
              <w:t xml:space="preserve"> </w:t>
            </w:r>
            <w:r w:rsidR="004A50B3" w:rsidRPr="00C15A00">
              <w:rPr>
                <w:lang w:val="es-ES_tradnl"/>
              </w:rPr>
              <w:t>se pone</w:t>
            </w:r>
            <w:r w:rsidR="00166922" w:rsidRPr="00C15A00">
              <w:rPr>
                <w:lang w:val="es-ES_tradnl"/>
              </w:rPr>
              <w:t xml:space="preserve"> el comando </w:t>
            </w:r>
            <w:r w:rsidR="00166922" w:rsidRPr="00C15A00">
              <w:rPr>
                <w:rStyle w:val="Textoennegrita"/>
                <w:shd w:val="clear" w:color="auto" w:fill="FFFFFF"/>
                <w:lang w:val="es-ES_tradnl"/>
              </w:rPr>
              <w:t>w32tm /</w:t>
            </w:r>
            <w:proofErr w:type="spellStart"/>
            <w:r w:rsidR="00166922" w:rsidRPr="00C15A00">
              <w:rPr>
                <w:rStyle w:val="Textoennegrita"/>
                <w:shd w:val="clear" w:color="auto" w:fill="FFFFFF"/>
                <w:lang w:val="es-ES_tradnl"/>
              </w:rPr>
              <w:t>dumpreg</w:t>
            </w:r>
            <w:proofErr w:type="spellEnd"/>
            <w:r w:rsidR="00166922" w:rsidRPr="00C15A00">
              <w:rPr>
                <w:rStyle w:val="Textoennegrita"/>
                <w:shd w:val="clear" w:color="auto" w:fill="FFFFFF"/>
                <w:lang w:val="es-ES_tradnl"/>
              </w:rPr>
              <w:t xml:space="preserve"> /</w:t>
            </w:r>
            <w:proofErr w:type="spellStart"/>
            <w:r w:rsidR="00166922" w:rsidRPr="00C15A00">
              <w:rPr>
                <w:rStyle w:val="Textoennegrita"/>
                <w:shd w:val="clear" w:color="auto" w:fill="FFFFFF"/>
                <w:lang w:val="es-ES_tradnl"/>
              </w:rPr>
              <w:t>subkey:parameters</w:t>
            </w:r>
            <w:proofErr w:type="spellEnd"/>
            <w:r w:rsidR="00166922" w:rsidRPr="00C15A00">
              <w:rPr>
                <w:rStyle w:val="Textoennegrita"/>
                <w:shd w:val="clear" w:color="auto" w:fill="FFFFFF"/>
                <w:lang w:val="es-ES_tradnl"/>
              </w:rPr>
              <w:t xml:space="preserve"> </w:t>
            </w:r>
            <w:r w:rsidR="00166922" w:rsidRPr="00C15A00">
              <w:rPr>
                <w:rStyle w:val="Textoennegrita"/>
                <w:b w:val="0"/>
                <w:bCs w:val="0"/>
                <w:shd w:val="clear" w:color="auto" w:fill="FFFFFF"/>
                <w:lang w:val="es-ES_tradnl"/>
              </w:rPr>
              <w:t>y así</w:t>
            </w:r>
            <w:r w:rsidR="004A50B3" w:rsidRPr="00C15A00">
              <w:rPr>
                <w:rStyle w:val="Textoennegrita"/>
                <w:b w:val="0"/>
                <w:bCs w:val="0"/>
                <w:shd w:val="clear" w:color="auto" w:fill="FFFFFF"/>
                <w:lang w:val="es-ES_tradnl"/>
              </w:rPr>
              <w:t xml:space="preserve"> se puede </w:t>
            </w:r>
            <w:r w:rsidR="00166922" w:rsidRPr="00C15A00">
              <w:rPr>
                <w:rStyle w:val="Textoennegrita"/>
                <w:b w:val="0"/>
                <w:bCs w:val="0"/>
                <w:shd w:val="clear" w:color="auto" w:fill="FFFFFF"/>
                <w:lang w:val="es-ES_tradnl"/>
              </w:rPr>
              <w:t>visualizar la configuración que tiene el servidor.</w:t>
            </w:r>
          </w:p>
        </w:tc>
        <w:tc>
          <w:tcPr>
            <w:tcW w:w="3640" w:type="dxa"/>
            <w:shd w:val="clear" w:color="auto" w:fill="auto"/>
            <w:tcMar>
              <w:top w:w="100" w:type="dxa"/>
              <w:left w:w="100" w:type="dxa"/>
              <w:bottom w:w="100" w:type="dxa"/>
              <w:right w:w="100" w:type="dxa"/>
            </w:tcMar>
          </w:tcPr>
          <w:p w14:paraId="28361CAA" w14:textId="77777777" w:rsidR="00166922" w:rsidRPr="00C15A00" w:rsidRDefault="00166922" w:rsidP="00C15A00">
            <w:pPr>
              <w:snapToGrid w:val="0"/>
              <w:spacing w:after="120" w:line="240" w:lineRule="auto"/>
              <w:jc w:val="center"/>
              <w:rPr>
                <w:lang w:val="es-ES_tradnl"/>
                <w:rPrChange w:id="1060" w:author="USER" w:date="2022-09-06T15:02:00Z">
                  <w:rPr>
                    <w:highlight w:val="yellow"/>
                    <w:lang w:val="es-ES_tradnl"/>
                  </w:rPr>
                </w:rPrChange>
              </w:rPr>
            </w:pPr>
            <w:r w:rsidRPr="00C15A00">
              <w:rPr>
                <w:noProof/>
                <w:lang w:val="es-CO"/>
                <w:rPrChange w:id="1061" w:author="USER" w:date="2022-09-06T15:02:00Z">
                  <w:rPr>
                    <w:noProof/>
                    <w:highlight w:val="yellow"/>
                    <w:lang w:val="es-CO"/>
                  </w:rPr>
                </w:rPrChange>
              </w:rPr>
              <w:drawing>
                <wp:inline distT="0" distB="0" distL="0" distR="0" wp14:anchorId="0EC9A1F1" wp14:editId="14887A53">
                  <wp:extent cx="2225524" cy="1095375"/>
                  <wp:effectExtent l="0" t="0" r="381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234924" cy="1100002"/>
                          </a:xfrm>
                          <a:prstGeom prst="rect">
                            <a:avLst/>
                          </a:prstGeom>
                          <a:noFill/>
                          <a:ln>
                            <a:noFill/>
                          </a:ln>
                        </pic:spPr>
                      </pic:pic>
                    </a:graphicData>
                  </a:graphic>
                </wp:inline>
              </w:drawing>
            </w:r>
          </w:p>
          <w:p w14:paraId="703DE108" w14:textId="6DB79953" w:rsidR="00166922" w:rsidRPr="00C15A00" w:rsidRDefault="004867C3" w:rsidP="00C15A00">
            <w:pPr>
              <w:snapToGrid w:val="0"/>
              <w:spacing w:after="120" w:line="240" w:lineRule="auto"/>
              <w:jc w:val="center"/>
              <w:rPr>
                <w:i/>
                <w:iCs/>
                <w:lang w:val="es-ES_tradnl"/>
                <w:rPrChange w:id="1062" w:author="USER" w:date="2022-09-06T15:02:00Z">
                  <w:rPr>
                    <w:i/>
                    <w:iCs/>
                    <w:highlight w:val="yellow"/>
                    <w:lang w:val="es-ES_tradnl"/>
                  </w:rPr>
                </w:rPrChange>
              </w:rPr>
            </w:pPr>
            <w:r w:rsidRPr="00C15A00">
              <w:rPr>
                <w:i/>
                <w:iCs/>
                <w:lang w:val="es-ES_tradnl"/>
                <w:rPrChange w:id="1063" w:author="USER" w:date="2022-09-06T15:02:00Z">
                  <w:rPr>
                    <w:i/>
                    <w:iCs/>
                    <w:highlight w:val="yellow"/>
                    <w:lang w:val="es-ES_tradnl"/>
                  </w:rPr>
                </w:rPrChange>
              </w:rPr>
              <w:t xml:space="preserve">Nota. Elaboración propia incluida en los Anexos como </w:t>
            </w:r>
            <w:r w:rsidRPr="00C15A00">
              <w:rPr>
                <w:color w:val="000000"/>
                <w:sz w:val="20"/>
                <w:szCs w:val="20"/>
                <w:shd w:val="clear" w:color="auto" w:fill="FFFFFF"/>
                <w:rPrChange w:id="1064" w:author="USER" w:date="2022-09-06T15:02:00Z">
                  <w:rPr>
                    <w:color w:val="000000"/>
                    <w:sz w:val="20"/>
                    <w:szCs w:val="20"/>
                    <w:highlight w:val="yellow"/>
                    <w:shd w:val="clear" w:color="auto" w:fill="FFFFFF"/>
                  </w:rPr>
                </w:rPrChange>
              </w:rPr>
              <w:t>228130_i</w:t>
            </w:r>
            <w:r w:rsidR="00865148" w:rsidRPr="00C15A00">
              <w:rPr>
                <w:color w:val="000000"/>
                <w:sz w:val="20"/>
                <w:szCs w:val="20"/>
                <w:shd w:val="clear" w:color="auto" w:fill="FFFFFF"/>
                <w:rPrChange w:id="1065" w:author="USER" w:date="2022-09-06T15:02:00Z">
                  <w:rPr>
                    <w:color w:val="000000"/>
                    <w:sz w:val="20"/>
                    <w:szCs w:val="20"/>
                    <w:highlight w:val="yellow"/>
                    <w:shd w:val="clear" w:color="auto" w:fill="FFFFFF"/>
                  </w:rPr>
                </w:rPrChange>
              </w:rPr>
              <w:t>58</w:t>
            </w:r>
          </w:p>
        </w:tc>
      </w:tr>
    </w:tbl>
    <w:p w14:paraId="16B05115" w14:textId="0C0256C6" w:rsidR="00344732" w:rsidRPr="00C15A00" w:rsidRDefault="00344732" w:rsidP="00C15A00">
      <w:pPr>
        <w:snapToGrid w:val="0"/>
        <w:spacing w:after="120" w:line="240" w:lineRule="auto"/>
        <w:rPr>
          <w:b/>
          <w:bCs/>
          <w:lang w:val="es-ES_tradnl"/>
        </w:rPr>
      </w:pPr>
    </w:p>
    <w:tbl>
      <w:tblPr>
        <w:tblStyle w:val="Tablaconcuadrcula"/>
        <w:tblW w:w="0" w:type="auto"/>
        <w:tblLook w:val="04A0" w:firstRow="1" w:lastRow="0" w:firstColumn="1" w:lastColumn="0" w:noHBand="0" w:noVBand="1"/>
      </w:tblPr>
      <w:tblGrid>
        <w:gridCol w:w="15690"/>
      </w:tblGrid>
      <w:tr w:rsidR="00F9725C" w:rsidRPr="00C15A00" w14:paraId="622A11A1" w14:textId="77777777" w:rsidTr="00BD7376">
        <w:trPr>
          <w:trHeight w:val="444"/>
        </w:trPr>
        <w:tc>
          <w:tcPr>
            <w:tcW w:w="15690" w:type="dxa"/>
            <w:shd w:val="clear" w:color="auto" w:fill="8DB3E2" w:themeFill="text2" w:themeFillTint="66"/>
          </w:tcPr>
          <w:p w14:paraId="2B687A56" w14:textId="571CC765" w:rsidR="00386C7B" w:rsidRPr="00C15A00" w:rsidRDefault="00386C7B" w:rsidP="00C15A00">
            <w:pPr>
              <w:pStyle w:val="Ttulo1"/>
              <w:jc w:val="center"/>
              <w:outlineLvl w:val="0"/>
              <w:rPr>
                <w:sz w:val="22"/>
                <w:szCs w:val="22"/>
              </w:rPr>
            </w:pPr>
            <w:r w:rsidRPr="00C15A00">
              <w:rPr>
                <w:sz w:val="22"/>
                <w:szCs w:val="22"/>
              </w:rPr>
              <w:t>Cuadro de texto</w:t>
            </w:r>
          </w:p>
        </w:tc>
      </w:tr>
      <w:tr w:rsidR="00386C7B" w:rsidRPr="00C15A00" w14:paraId="6F5E0728" w14:textId="77777777" w:rsidTr="00BD7376">
        <w:tc>
          <w:tcPr>
            <w:tcW w:w="15690" w:type="dxa"/>
          </w:tcPr>
          <w:p w14:paraId="19E54107" w14:textId="77777777" w:rsidR="00386C7B" w:rsidRPr="00C15A00" w:rsidRDefault="00386C7B" w:rsidP="00C15A00">
            <w:pPr>
              <w:pStyle w:val="Prrafodelista"/>
              <w:numPr>
                <w:ilvl w:val="0"/>
                <w:numId w:val="29"/>
              </w:numPr>
              <w:tabs>
                <w:tab w:val="left" w:pos="360"/>
              </w:tabs>
              <w:snapToGrid w:val="0"/>
              <w:spacing w:after="120"/>
              <w:ind w:left="426"/>
              <w:rPr>
                <w:b/>
                <w:bCs/>
                <w:lang w:val="es-ES_tradnl"/>
              </w:rPr>
            </w:pPr>
            <w:r w:rsidRPr="00C15A00">
              <w:rPr>
                <w:b/>
                <w:bCs/>
                <w:lang w:val="es-ES_tradnl"/>
              </w:rPr>
              <w:t>Errores de instalación</w:t>
            </w:r>
          </w:p>
          <w:p w14:paraId="0AFC5B60" w14:textId="7E306231" w:rsidR="00386C7B" w:rsidRPr="00C15A00" w:rsidRDefault="00386C7B" w:rsidP="00C15A00">
            <w:pPr>
              <w:snapToGrid w:val="0"/>
              <w:spacing w:after="120"/>
              <w:rPr>
                <w:lang w:val="es-ES_tradnl"/>
              </w:rPr>
            </w:pPr>
            <w:r w:rsidRPr="00C15A00">
              <w:rPr>
                <w:lang w:val="es-ES_tradnl"/>
              </w:rPr>
              <w:t>Existen muchos errores a la hora de instalar un sistema operativo, entre los más comunes e</w:t>
            </w:r>
            <w:r w:rsidR="009C7AAC" w:rsidRPr="00C15A00">
              <w:rPr>
                <w:lang w:val="es-ES_tradnl"/>
              </w:rPr>
              <w:t>stán</w:t>
            </w:r>
            <w:r w:rsidRPr="00C15A00">
              <w:rPr>
                <w:lang w:val="es-ES_tradnl"/>
              </w:rPr>
              <w:t xml:space="preserve"> los famosos </w:t>
            </w:r>
            <w:r w:rsidRPr="00C15A00">
              <w:rPr>
                <w:i/>
                <w:iCs/>
                <w:lang w:val="es-ES_tradnl"/>
              </w:rPr>
              <w:t>bugs</w:t>
            </w:r>
            <w:r w:rsidRPr="00C15A00">
              <w:rPr>
                <w:lang w:val="es-ES_tradnl"/>
              </w:rPr>
              <w:t xml:space="preserve">, que son errores de programación dentro de un </w:t>
            </w:r>
            <w:r w:rsidRPr="00C15A00">
              <w:rPr>
                <w:i/>
                <w:lang w:val="es-ES_tradnl"/>
              </w:rPr>
              <w:t>software</w:t>
            </w:r>
            <w:r w:rsidRPr="00C15A00">
              <w:rPr>
                <w:lang w:val="es-ES_tradnl"/>
              </w:rPr>
              <w:t xml:space="preserve">, </w:t>
            </w:r>
            <w:r w:rsidR="009C7AAC" w:rsidRPr="00C15A00">
              <w:rPr>
                <w:lang w:val="es-ES_tradnl"/>
              </w:rPr>
              <w:t>lo que</w:t>
            </w:r>
            <w:r w:rsidRPr="00C15A00">
              <w:rPr>
                <w:lang w:val="es-ES_tradnl"/>
              </w:rPr>
              <w:t xml:space="preserve"> causa</w:t>
            </w:r>
            <w:r w:rsidR="009C7AAC" w:rsidRPr="00C15A00">
              <w:rPr>
                <w:lang w:val="es-ES_tradnl"/>
              </w:rPr>
              <w:t xml:space="preserve"> un</w:t>
            </w:r>
            <w:r w:rsidRPr="00C15A00">
              <w:rPr>
                <w:lang w:val="es-ES_tradnl"/>
              </w:rPr>
              <w:t xml:space="preserve"> exceso </w:t>
            </w:r>
            <w:r w:rsidR="009C7AAC" w:rsidRPr="00C15A00">
              <w:rPr>
                <w:lang w:val="es-ES_tradnl"/>
              </w:rPr>
              <w:t>en el</w:t>
            </w:r>
            <w:r w:rsidRPr="00C15A00">
              <w:rPr>
                <w:lang w:val="es-ES_tradnl"/>
              </w:rPr>
              <w:t xml:space="preserve"> uso de los recursos, bloqueos de pantallas que no permiten abrir aplicaciones o servicios, esto se resuelve haciendo una reparación o reinstalación del sistema operativo.</w:t>
            </w:r>
          </w:p>
          <w:p w14:paraId="4C542D34" w14:textId="299A0D64" w:rsidR="00386C7B" w:rsidRPr="00C15A00" w:rsidRDefault="009C7AAC" w:rsidP="00C15A00">
            <w:pPr>
              <w:snapToGrid w:val="0"/>
              <w:spacing w:after="120"/>
              <w:rPr>
                <w:lang w:val="es-ES_tradnl"/>
              </w:rPr>
            </w:pPr>
            <w:r w:rsidRPr="00C15A00">
              <w:rPr>
                <w:lang w:val="es-ES_tradnl"/>
              </w:rPr>
              <w:t xml:space="preserve">Otro </w:t>
            </w:r>
            <w:r w:rsidR="00386C7B" w:rsidRPr="00C15A00">
              <w:rPr>
                <w:lang w:val="es-ES_tradnl"/>
              </w:rPr>
              <w:t>error</w:t>
            </w:r>
            <w:r w:rsidRPr="00C15A00">
              <w:rPr>
                <w:lang w:val="es-ES_tradnl"/>
              </w:rPr>
              <w:t xml:space="preserve"> que se presenta es </w:t>
            </w:r>
            <w:r w:rsidR="00386C7B" w:rsidRPr="00C15A00">
              <w:rPr>
                <w:lang w:val="es-ES_tradnl"/>
              </w:rPr>
              <w:t xml:space="preserve">con el </w:t>
            </w:r>
            <w:r w:rsidR="00386C7B" w:rsidRPr="00C15A00">
              <w:rPr>
                <w:i/>
                <w:lang w:val="es-ES_tradnl"/>
              </w:rPr>
              <w:t>hardware</w:t>
            </w:r>
            <w:r w:rsidR="00386C7B" w:rsidRPr="00C15A00">
              <w:rPr>
                <w:lang w:val="es-ES_tradnl"/>
              </w:rPr>
              <w:t>,</w:t>
            </w:r>
            <w:r w:rsidRPr="00C15A00">
              <w:rPr>
                <w:lang w:val="es-ES_tradnl"/>
              </w:rPr>
              <w:t xml:space="preserve"> evidenciado </w:t>
            </w:r>
            <w:r w:rsidR="00386C7B" w:rsidRPr="00C15A00">
              <w:rPr>
                <w:lang w:val="es-ES_tradnl"/>
              </w:rPr>
              <w:t xml:space="preserve">cuando hay errores de conexiones del equipo y algún dispositivo externo, es posible que los </w:t>
            </w:r>
            <w:r w:rsidR="00386C7B" w:rsidRPr="00C15A00">
              <w:rPr>
                <w:i/>
                <w:lang w:val="es-ES_tradnl"/>
              </w:rPr>
              <w:t>drivers</w:t>
            </w:r>
            <w:r w:rsidR="00386C7B" w:rsidRPr="00C15A00">
              <w:rPr>
                <w:lang w:val="es-ES_tradnl"/>
              </w:rPr>
              <w:t xml:space="preserve"> no estén instalados correctamente o no sean del fabricante correcto. Existen </w:t>
            </w:r>
            <w:r w:rsidRPr="00C15A00">
              <w:rPr>
                <w:lang w:val="es-ES_tradnl"/>
              </w:rPr>
              <w:t xml:space="preserve">también, </w:t>
            </w:r>
            <w:r w:rsidR="00386C7B" w:rsidRPr="00C15A00">
              <w:rPr>
                <w:lang w:val="es-ES_tradnl"/>
              </w:rPr>
              <w:t>los problemas de compatibilidad, estos s</w:t>
            </w:r>
            <w:r w:rsidR="00B85D40" w:rsidRPr="00C15A00">
              <w:rPr>
                <w:lang w:val="es-ES_tradnl"/>
              </w:rPr>
              <w:t>e manifiestan</w:t>
            </w:r>
            <w:r w:rsidR="00386C7B" w:rsidRPr="00C15A00">
              <w:rPr>
                <w:lang w:val="es-ES_tradnl"/>
              </w:rPr>
              <w:t xml:space="preserve"> cuando </w:t>
            </w:r>
            <w:r w:rsidRPr="00C15A00">
              <w:rPr>
                <w:lang w:val="es-ES_tradnl"/>
              </w:rPr>
              <w:t>el</w:t>
            </w:r>
            <w:r w:rsidR="00386C7B" w:rsidRPr="00C15A00">
              <w:rPr>
                <w:lang w:val="es-ES_tradnl"/>
              </w:rPr>
              <w:t xml:space="preserve"> equipo no es compatible con el dispositivo instalado, </w:t>
            </w:r>
            <w:r w:rsidR="00D36EF6" w:rsidRPr="00C15A00">
              <w:rPr>
                <w:lang w:val="es-ES_tradnl"/>
              </w:rPr>
              <w:t>puede ser porque</w:t>
            </w:r>
            <w:r w:rsidR="00386C7B" w:rsidRPr="00C15A00">
              <w:rPr>
                <w:lang w:val="es-ES_tradnl"/>
              </w:rPr>
              <w:t xml:space="preserve"> el dispositivo tiene un </w:t>
            </w:r>
            <w:r w:rsidR="00386C7B" w:rsidRPr="00C15A00">
              <w:rPr>
                <w:i/>
                <w:lang w:val="es-ES_tradnl"/>
              </w:rPr>
              <w:t>software</w:t>
            </w:r>
            <w:r w:rsidR="00386C7B" w:rsidRPr="00C15A00">
              <w:rPr>
                <w:lang w:val="es-ES_tradnl"/>
              </w:rPr>
              <w:t xml:space="preserve"> que no es reconocido con el sistema operativo.</w:t>
            </w:r>
          </w:p>
          <w:p w14:paraId="5457103C" w14:textId="1D52C678" w:rsidR="00386C7B" w:rsidRPr="00C15A00" w:rsidRDefault="003B62F4" w:rsidP="00C15A00">
            <w:pPr>
              <w:snapToGrid w:val="0"/>
              <w:spacing w:after="120"/>
              <w:rPr>
                <w:b/>
                <w:bCs/>
                <w:lang w:val="es-ES_tradnl"/>
              </w:rPr>
            </w:pPr>
            <w:r w:rsidRPr="00C15A00">
              <w:rPr>
                <w:lang w:val="es-ES_tradnl"/>
              </w:rPr>
              <w:t>Por otra parte, se encuentran</w:t>
            </w:r>
            <w:r w:rsidR="00386C7B" w:rsidRPr="00C15A00">
              <w:rPr>
                <w:lang w:val="es-ES_tradnl"/>
              </w:rPr>
              <w:t xml:space="preserve"> los </w:t>
            </w:r>
            <w:r w:rsidRPr="00C15A00">
              <w:rPr>
                <w:lang w:val="es-ES_tradnl"/>
              </w:rPr>
              <w:t>conocidos</w:t>
            </w:r>
            <w:r w:rsidR="00386C7B" w:rsidRPr="00C15A00">
              <w:rPr>
                <w:lang w:val="es-ES_tradnl"/>
              </w:rPr>
              <w:t xml:space="preserve"> errores en el registro, esta es una parte del sistema que permite personalizar </w:t>
            </w:r>
            <w:r w:rsidRPr="00C15A00">
              <w:rPr>
                <w:lang w:val="es-ES_tradnl"/>
              </w:rPr>
              <w:t>el</w:t>
            </w:r>
            <w:r w:rsidR="00386C7B" w:rsidRPr="00C15A00">
              <w:rPr>
                <w:lang w:val="es-ES_tradnl"/>
              </w:rPr>
              <w:t xml:space="preserve"> equipo, sino se hace uso correcto de esto generaría errores en el sistema operativ</w:t>
            </w:r>
            <w:r w:rsidRPr="00C15A00">
              <w:rPr>
                <w:lang w:val="es-ES_tradnl"/>
              </w:rPr>
              <w:t>o. F</w:t>
            </w:r>
            <w:r w:rsidR="00386C7B" w:rsidRPr="00C15A00">
              <w:rPr>
                <w:lang w:val="es-ES_tradnl"/>
              </w:rPr>
              <w:t>inalmente</w:t>
            </w:r>
            <w:r w:rsidRPr="00C15A00">
              <w:rPr>
                <w:lang w:val="es-ES_tradnl"/>
              </w:rPr>
              <w:t>,</w:t>
            </w:r>
            <w:r w:rsidR="00386C7B" w:rsidRPr="00C15A00">
              <w:rPr>
                <w:lang w:val="es-ES_tradnl"/>
              </w:rPr>
              <w:t xml:space="preserve"> </w:t>
            </w:r>
            <w:r w:rsidRPr="00C15A00">
              <w:rPr>
                <w:lang w:val="es-ES_tradnl"/>
              </w:rPr>
              <w:t>existen</w:t>
            </w:r>
            <w:r w:rsidR="00386C7B" w:rsidRPr="00C15A00">
              <w:rPr>
                <w:lang w:val="es-ES_tradnl"/>
              </w:rPr>
              <w:t xml:space="preserve"> los virus, estos están programados para generar conflictos en el </w:t>
            </w:r>
            <w:r w:rsidR="00386C7B" w:rsidRPr="00C15A00">
              <w:rPr>
                <w:i/>
                <w:lang w:val="es-ES_tradnl"/>
              </w:rPr>
              <w:t>software</w:t>
            </w:r>
            <w:r w:rsidR="00386C7B" w:rsidRPr="00C15A00">
              <w:rPr>
                <w:lang w:val="es-ES_tradnl"/>
              </w:rPr>
              <w:t>,</w:t>
            </w:r>
            <w:r w:rsidR="009E25B9" w:rsidRPr="00C15A00">
              <w:rPr>
                <w:lang w:val="es-ES_tradnl"/>
              </w:rPr>
              <w:t xml:space="preserve"> </w:t>
            </w:r>
            <w:r w:rsidR="00386C7B" w:rsidRPr="00C15A00">
              <w:rPr>
                <w:lang w:val="es-ES_tradnl"/>
              </w:rPr>
              <w:t>desconfiguraciones en las aplicaciones, reinicios constantes y aleatorios</w:t>
            </w:r>
            <w:r w:rsidRPr="00C15A00">
              <w:rPr>
                <w:lang w:val="es-ES_tradnl"/>
              </w:rPr>
              <w:t>.</w:t>
            </w:r>
            <w:r w:rsidR="00386C7B" w:rsidRPr="00C15A00">
              <w:rPr>
                <w:lang w:val="es-ES_tradnl"/>
              </w:rPr>
              <w:t xml:space="preserve"> </w:t>
            </w:r>
            <w:r w:rsidRPr="00C15A00">
              <w:rPr>
                <w:lang w:val="es-ES_tradnl"/>
              </w:rPr>
              <w:t>L</w:t>
            </w:r>
            <w:r w:rsidR="00386C7B" w:rsidRPr="00C15A00">
              <w:rPr>
                <w:lang w:val="es-ES_tradnl"/>
              </w:rPr>
              <w:t xml:space="preserve">a mejor forma de proteger </w:t>
            </w:r>
            <w:r w:rsidRPr="00C15A00">
              <w:rPr>
                <w:lang w:val="es-ES_tradnl"/>
              </w:rPr>
              <w:t>l</w:t>
            </w:r>
            <w:r w:rsidR="00386C7B" w:rsidRPr="00C15A00">
              <w:rPr>
                <w:lang w:val="es-ES_tradnl"/>
              </w:rPr>
              <w:t>os equipos</w:t>
            </w:r>
            <w:r w:rsidRPr="00C15A00">
              <w:rPr>
                <w:lang w:val="es-ES_tradnl"/>
              </w:rPr>
              <w:t xml:space="preserve"> de ellos,</w:t>
            </w:r>
            <w:r w:rsidR="00386C7B" w:rsidRPr="00C15A00">
              <w:rPr>
                <w:lang w:val="es-ES_tradnl"/>
              </w:rPr>
              <w:t xml:space="preserve"> será la instalación de un antivirus.</w:t>
            </w:r>
          </w:p>
          <w:p w14:paraId="2B16C0AA" w14:textId="77777777" w:rsidR="00386C7B" w:rsidRPr="00C15A00" w:rsidRDefault="00386C7B" w:rsidP="00C15A00">
            <w:pPr>
              <w:snapToGrid w:val="0"/>
              <w:spacing w:after="120"/>
              <w:jc w:val="center"/>
              <w:rPr>
                <w:lang w:val="es-ES_tradnl"/>
              </w:rPr>
            </w:pPr>
            <w:r w:rsidRPr="00C15A00">
              <w:rPr>
                <w:noProof/>
                <w:lang w:val="es-CO"/>
              </w:rPr>
              <w:drawing>
                <wp:inline distT="0" distB="0" distL="0" distR="0" wp14:anchorId="05DCAA57" wp14:editId="7D7F7D81">
                  <wp:extent cx="2171700" cy="1544079"/>
                  <wp:effectExtent l="0" t="0" r="0" b="0"/>
                  <wp:docPr id="152" name="Imagen 152" descr="Error message computer window alert popup. System error vector icon failure pc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rror message computer window alert popup. System error vector icon failure pc interfac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188846" cy="1556270"/>
                          </a:xfrm>
                          <a:prstGeom prst="rect">
                            <a:avLst/>
                          </a:prstGeom>
                          <a:noFill/>
                          <a:ln>
                            <a:noFill/>
                          </a:ln>
                        </pic:spPr>
                      </pic:pic>
                    </a:graphicData>
                  </a:graphic>
                </wp:inline>
              </w:drawing>
            </w:r>
          </w:p>
          <w:p w14:paraId="739E3BB8" w14:textId="67BE7E42" w:rsidR="006C23C5" w:rsidRPr="00C15A00" w:rsidRDefault="006C23C5" w:rsidP="00C15A00">
            <w:pPr>
              <w:snapToGrid w:val="0"/>
              <w:spacing w:after="120"/>
              <w:jc w:val="center"/>
              <w:rPr>
                <w:color w:val="000000" w:themeColor="text1"/>
                <w:lang w:val="es-ES_tradnl"/>
                <w:rPrChange w:id="1066" w:author="USER" w:date="2022-09-06T15:02:00Z">
                  <w:rPr>
                    <w:color w:val="000000" w:themeColor="text1"/>
                    <w:highlight w:val="yellow"/>
                    <w:lang w:val="es-ES_tradnl"/>
                  </w:rPr>
                </w:rPrChange>
              </w:rPr>
            </w:pPr>
            <w:r w:rsidRPr="00C15A00">
              <w:rPr>
                <w:color w:val="000000" w:themeColor="text1"/>
                <w:lang w:val="es-ES_tradnl"/>
                <w:rPrChange w:id="1067" w:author="USER" w:date="2022-09-06T15:02:00Z">
                  <w:rPr>
                    <w:color w:val="000000" w:themeColor="text1"/>
                    <w:highlight w:val="yellow"/>
                    <w:lang w:val="es-ES_tradnl"/>
                  </w:rPr>
                </w:rPrChange>
              </w:rPr>
              <w:t xml:space="preserve">Imagen de referencia tomada: </w:t>
            </w:r>
            <w:r w:rsidRPr="00C15A00">
              <w:fldChar w:fldCharType="begin"/>
            </w:r>
            <w:r w:rsidRPr="00C15A00">
              <w:instrText xml:space="preserve"> HYPERLINK "https://cutt.ly/CXQ0BE1" </w:instrText>
            </w:r>
            <w:r w:rsidRPr="00C15A00">
              <w:fldChar w:fldCharType="separate"/>
            </w:r>
            <w:r w:rsidRPr="00C15A00">
              <w:rPr>
                <w:rStyle w:val="Hipervnculo"/>
                <w:lang w:val="es-ES_tradnl"/>
                <w:rPrChange w:id="1068" w:author="USER" w:date="2022-09-06T15:02:00Z">
                  <w:rPr>
                    <w:rStyle w:val="Hipervnculo"/>
                    <w:highlight w:val="yellow"/>
                    <w:lang w:val="es-ES_tradnl"/>
                  </w:rPr>
                </w:rPrChange>
              </w:rPr>
              <w:t>https://cutt.ly/CXQ0BE1</w:t>
            </w:r>
            <w:r w:rsidRPr="00C15A00">
              <w:rPr>
                <w:rStyle w:val="Hipervnculo"/>
                <w:lang w:val="es-ES_tradnl"/>
                <w:rPrChange w:id="1069" w:author="USER" w:date="2022-09-06T15:02:00Z">
                  <w:rPr>
                    <w:rStyle w:val="Hipervnculo"/>
                    <w:highlight w:val="yellow"/>
                    <w:lang w:val="es-ES_tradnl"/>
                  </w:rPr>
                </w:rPrChange>
              </w:rPr>
              <w:fldChar w:fldCharType="end"/>
            </w:r>
          </w:p>
          <w:p w14:paraId="5CBA3A5E" w14:textId="35A9DEFB" w:rsidR="00386C7B" w:rsidRPr="00C15A00" w:rsidRDefault="006C23C5" w:rsidP="00C15A00">
            <w:pPr>
              <w:snapToGrid w:val="0"/>
              <w:spacing w:after="120"/>
              <w:jc w:val="center"/>
              <w:rPr>
                <w:lang w:val="es-ES_tradnl"/>
              </w:rPr>
            </w:pPr>
            <w:r w:rsidRPr="00C15A00">
              <w:rPr>
                <w:color w:val="000000"/>
                <w:sz w:val="20"/>
                <w:szCs w:val="20"/>
                <w:shd w:val="clear" w:color="auto" w:fill="FFFFFF"/>
                <w:rPrChange w:id="1070" w:author="USER" w:date="2022-09-06T15:02:00Z">
                  <w:rPr>
                    <w:color w:val="000000"/>
                    <w:sz w:val="20"/>
                    <w:szCs w:val="20"/>
                    <w:highlight w:val="yellow"/>
                    <w:shd w:val="clear" w:color="auto" w:fill="FFFFFF"/>
                  </w:rPr>
                </w:rPrChange>
              </w:rPr>
              <w:t>228130_i</w:t>
            </w:r>
            <w:r w:rsidR="00865148" w:rsidRPr="00C15A00">
              <w:rPr>
                <w:color w:val="000000"/>
                <w:sz w:val="20"/>
                <w:szCs w:val="20"/>
                <w:shd w:val="clear" w:color="auto" w:fill="FFFFFF"/>
                <w:rPrChange w:id="1071" w:author="USER" w:date="2022-09-06T15:02:00Z">
                  <w:rPr>
                    <w:color w:val="000000"/>
                    <w:sz w:val="20"/>
                    <w:szCs w:val="20"/>
                    <w:highlight w:val="yellow"/>
                    <w:shd w:val="clear" w:color="auto" w:fill="FFFFFF"/>
                  </w:rPr>
                </w:rPrChange>
              </w:rPr>
              <w:t>59</w:t>
            </w:r>
          </w:p>
        </w:tc>
      </w:tr>
    </w:tbl>
    <w:p w14:paraId="50C78FFE" w14:textId="3F09D3B2" w:rsidR="00386C7B" w:rsidRPr="00C15A00" w:rsidRDefault="00386C7B" w:rsidP="00C15A00">
      <w:pPr>
        <w:snapToGrid w:val="0"/>
        <w:spacing w:after="120" w:line="240" w:lineRule="auto"/>
        <w:rPr>
          <w:b/>
          <w:bCs/>
        </w:rPr>
      </w:pPr>
    </w:p>
    <w:p w14:paraId="770B1B71" w14:textId="0DD18344" w:rsidR="001147C8" w:rsidRDefault="001147C8" w:rsidP="00C15A00">
      <w:pPr>
        <w:snapToGrid w:val="0"/>
        <w:spacing w:after="120" w:line="240" w:lineRule="auto"/>
        <w:rPr>
          <w:ins w:id="1072" w:author="ELSA CRISTINA ARENAS MARTINEZ" w:date="2022-09-19T16:59:00Z"/>
          <w:b/>
          <w:bCs/>
        </w:rPr>
      </w:pPr>
    </w:p>
    <w:p w14:paraId="39A57F01" w14:textId="66FFC6DC" w:rsidR="002D3A4B" w:rsidRDefault="002D3A4B" w:rsidP="00C15A00">
      <w:pPr>
        <w:snapToGrid w:val="0"/>
        <w:spacing w:after="120" w:line="240" w:lineRule="auto"/>
        <w:rPr>
          <w:ins w:id="1073" w:author="ELSA CRISTINA ARENAS MARTINEZ" w:date="2022-09-19T16:59:00Z"/>
          <w:b/>
          <w:bCs/>
        </w:rPr>
      </w:pPr>
    </w:p>
    <w:p w14:paraId="480FAD0D" w14:textId="5A521086" w:rsidR="002D3A4B" w:rsidRDefault="002D3A4B" w:rsidP="00C15A00">
      <w:pPr>
        <w:snapToGrid w:val="0"/>
        <w:spacing w:after="120" w:line="240" w:lineRule="auto"/>
        <w:rPr>
          <w:ins w:id="1074" w:author="ELSA CRISTINA ARENAS MARTINEZ" w:date="2022-09-19T16:59:00Z"/>
          <w:b/>
          <w:bCs/>
        </w:rPr>
      </w:pPr>
    </w:p>
    <w:p w14:paraId="1950CEDB" w14:textId="655AE302" w:rsidR="002D3A4B" w:rsidRDefault="002D3A4B" w:rsidP="00C15A00">
      <w:pPr>
        <w:snapToGrid w:val="0"/>
        <w:spacing w:after="120" w:line="240" w:lineRule="auto"/>
        <w:rPr>
          <w:ins w:id="1075" w:author="ELSA CRISTINA ARENAS MARTINEZ" w:date="2022-09-19T16:59:00Z"/>
          <w:b/>
          <w:bCs/>
        </w:rPr>
      </w:pPr>
    </w:p>
    <w:p w14:paraId="6AC3B744" w14:textId="4CB55E4D" w:rsidR="002D3A4B" w:rsidRDefault="002D3A4B" w:rsidP="00C15A00">
      <w:pPr>
        <w:snapToGrid w:val="0"/>
        <w:spacing w:after="120" w:line="240" w:lineRule="auto"/>
        <w:rPr>
          <w:ins w:id="1076" w:author="ELSA CRISTINA ARENAS MARTINEZ" w:date="2022-09-19T16:59:00Z"/>
          <w:b/>
          <w:bCs/>
        </w:rPr>
      </w:pPr>
    </w:p>
    <w:p w14:paraId="64EF9520" w14:textId="6BCCCF5E" w:rsidR="002D3A4B" w:rsidRDefault="002D3A4B" w:rsidP="00C15A00">
      <w:pPr>
        <w:snapToGrid w:val="0"/>
        <w:spacing w:after="120" w:line="240" w:lineRule="auto"/>
        <w:rPr>
          <w:ins w:id="1077" w:author="ELSA CRISTINA ARENAS MARTINEZ" w:date="2022-09-19T16:59:00Z"/>
          <w:b/>
          <w:bCs/>
        </w:rPr>
      </w:pPr>
    </w:p>
    <w:p w14:paraId="2B3C32A6" w14:textId="7895F789" w:rsidR="002D3A4B" w:rsidRDefault="002D3A4B" w:rsidP="00C15A00">
      <w:pPr>
        <w:snapToGrid w:val="0"/>
        <w:spacing w:after="120" w:line="240" w:lineRule="auto"/>
        <w:rPr>
          <w:ins w:id="1078" w:author="ELSA CRISTINA ARENAS MARTINEZ" w:date="2022-09-19T16:59:00Z"/>
          <w:b/>
          <w:bCs/>
        </w:rPr>
      </w:pPr>
    </w:p>
    <w:p w14:paraId="2C464705" w14:textId="14672A0B" w:rsidR="002D3A4B" w:rsidRDefault="002D3A4B" w:rsidP="00C15A00">
      <w:pPr>
        <w:snapToGrid w:val="0"/>
        <w:spacing w:after="120" w:line="240" w:lineRule="auto"/>
        <w:rPr>
          <w:ins w:id="1079" w:author="ELSA CRISTINA ARENAS MARTINEZ" w:date="2022-09-19T16:59:00Z"/>
          <w:b/>
          <w:bCs/>
        </w:rPr>
      </w:pPr>
    </w:p>
    <w:p w14:paraId="54C4AFED" w14:textId="77777777" w:rsidR="002D3A4B" w:rsidRPr="00C15A00" w:rsidRDefault="002D3A4B" w:rsidP="00C15A00">
      <w:pPr>
        <w:snapToGrid w:val="0"/>
        <w:spacing w:after="120" w:line="240" w:lineRule="auto"/>
        <w:rPr>
          <w:b/>
          <w:bCs/>
        </w:rPr>
      </w:pPr>
    </w:p>
    <w:p w14:paraId="3628D496" w14:textId="53FD0C59" w:rsidR="001147C8" w:rsidRPr="00C15A00" w:rsidRDefault="001147C8" w:rsidP="00C15A00">
      <w:pPr>
        <w:snapToGrid w:val="0"/>
        <w:spacing w:after="120" w:line="240" w:lineRule="auto"/>
        <w:rPr>
          <w:b/>
          <w:bCs/>
        </w:rPr>
      </w:pPr>
      <w:r w:rsidRPr="00C15A00">
        <w:rPr>
          <w:b/>
        </w:rPr>
        <w:t>SÍNTESIS</w:t>
      </w:r>
    </w:p>
    <w:tbl>
      <w:tblPr>
        <w:tblStyle w:val="Tablaconcuadrcula"/>
        <w:tblW w:w="0" w:type="auto"/>
        <w:tblLook w:val="04A0" w:firstRow="1" w:lastRow="0" w:firstColumn="1" w:lastColumn="0" w:noHBand="0" w:noVBand="1"/>
      </w:tblPr>
      <w:tblGrid>
        <w:gridCol w:w="2122"/>
        <w:gridCol w:w="13568"/>
        <w:tblGridChange w:id="1080">
          <w:tblGrid>
            <w:gridCol w:w="2122"/>
            <w:gridCol w:w="13568"/>
          </w:tblGrid>
        </w:tblGridChange>
      </w:tblGrid>
      <w:tr w:rsidR="00F9725C" w:rsidRPr="00C15A00" w14:paraId="51C5A30B" w14:textId="77777777" w:rsidTr="0051055A">
        <w:tc>
          <w:tcPr>
            <w:tcW w:w="2122" w:type="dxa"/>
            <w:shd w:val="clear" w:color="auto" w:fill="C6D9F1" w:themeFill="text2" w:themeFillTint="33"/>
          </w:tcPr>
          <w:p w14:paraId="2ECED226" w14:textId="77777777" w:rsidR="00386C7B" w:rsidRPr="00C15A00" w:rsidRDefault="00386C7B" w:rsidP="00C15A00">
            <w:pPr>
              <w:jc w:val="center"/>
              <w:rPr>
                <w:b/>
                <w:bCs/>
              </w:rPr>
            </w:pPr>
            <w:r w:rsidRPr="00C15A00">
              <w:rPr>
                <w:b/>
                <w:bCs/>
              </w:rPr>
              <w:t>Tipo de recurso</w:t>
            </w:r>
          </w:p>
        </w:tc>
        <w:tc>
          <w:tcPr>
            <w:tcW w:w="13568" w:type="dxa"/>
            <w:shd w:val="clear" w:color="auto" w:fill="C6D9F1" w:themeFill="text2" w:themeFillTint="33"/>
          </w:tcPr>
          <w:p w14:paraId="4F60DB30" w14:textId="77777777" w:rsidR="00386C7B" w:rsidRPr="00C15A00" w:rsidRDefault="00386C7B" w:rsidP="00C15A00">
            <w:pPr>
              <w:jc w:val="center"/>
            </w:pPr>
            <w:r w:rsidRPr="00C15A00">
              <w:t>Síntesis</w:t>
            </w:r>
          </w:p>
        </w:tc>
      </w:tr>
      <w:tr w:rsidR="00F9725C" w:rsidRPr="00C15A00" w14:paraId="61E72350" w14:textId="77777777" w:rsidTr="0051055A">
        <w:tc>
          <w:tcPr>
            <w:tcW w:w="15690" w:type="dxa"/>
            <w:gridSpan w:val="2"/>
          </w:tcPr>
          <w:p w14:paraId="51087ED4" w14:textId="5952DBBB" w:rsidR="00386C7B" w:rsidRPr="00C15A00" w:rsidRDefault="00386C7B" w:rsidP="00C15A00"/>
          <w:p w14:paraId="17A0D7A0" w14:textId="77777777" w:rsidR="0051055A" w:rsidRPr="00C15A00" w:rsidRDefault="0051055A" w:rsidP="00C15A00">
            <w:r w:rsidRPr="00C15A00">
              <w:t>Tecnólogo en implementación y gestión de bases de datos</w:t>
            </w:r>
          </w:p>
          <w:p w14:paraId="289680CA" w14:textId="5877CF33" w:rsidR="00386C7B" w:rsidRPr="00C15A00" w:rsidRDefault="00386C7B" w:rsidP="00C15A00">
            <w:r w:rsidRPr="00C15A00">
              <w:br/>
              <w:t xml:space="preserve">Síntesis: </w:t>
            </w:r>
            <w:r w:rsidR="0051055A" w:rsidRPr="00C15A00">
              <w:t>Conceptos básicos de sistemas operativos</w:t>
            </w:r>
          </w:p>
          <w:p w14:paraId="5A6EA61A" w14:textId="0754BFE8" w:rsidR="00386C7B" w:rsidRPr="00C15A00" w:rsidRDefault="00386C7B" w:rsidP="00C15A00"/>
        </w:tc>
      </w:tr>
      <w:tr w:rsidR="00F9725C" w:rsidRPr="00C15A00" w14:paraId="525A1E1F" w14:textId="77777777" w:rsidTr="0051055A">
        <w:tc>
          <w:tcPr>
            <w:tcW w:w="2122" w:type="dxa"/>
            <w:shd w:val="clear" w:color="auto" w:fill="C6D9F1" w:themeFill="text2" w:themeFillTint="33"/>
          </w:tcPr>
          <w:p w14:paraId="7B42952B" w14:textId="77777777" w:rsidR="00386C7B" w:rsidRPr="00C15A00" w:rsidRDefault="00386C7B" w:rsidP="00C15A00">
            <w:pPr>
              <w:rPr>
                <w:b/>
                <w:bCs/>
              </w:rPr>
            </w:pPr>
            <w:r w:rsidRPr="00C15A00">
              <w:rPr>
                <w:b/>
                <w:bCs/>
              </w:rPr>
              <w:t>Introducción</w:t>
            </w:r>
          </w:p>
          <w:p w14:paraId="44617C0C" w14:textId="77777777" w:rsidR="00386C7B" w:rsidRPr="00C15A00" w:rsidRDefault="00386C7B" w:rsidP="00C15A00"/>
        </w:tc>
        <w:tc>
          <w:tcPr>
            <w:tcW w:w="13568" w:type="dxa"/>
          </w:tcPr>
          <w:p w14:paraId="46A8BCA7" w14:textId="69C3AD0A" w:rsidR="00386C7B" w:rsidRPr="00C15A00" w:rsidRDefault="001C5087" w:rsidP="00C15A00">
            <w:r>
              <w:rPr>
                <w:noProof/>
                <w:lang w:val="es-ES_tradnl"/>
              </w:rPr>
              <mc:AlternateContent>
                <mc:Choice Requires="wpg">
                  <w:drawing>
                    <wp:anchor distT="0" distB="0" distL="114300" distR="114300" simplePos="0" relativeHeight="251764736" behindDoc="0" locked="0" layoutInCell="1" allowOverlap="1" wp14:anchorId="00A83109" wp14:editId="49E0F308">
                      <wp:simplePos x="0" y="0"/>
                      <wp:positionH relativeFrom="column">
                        <wp:posOffset>-1255395</wp:posOffset>
                      </wp:positionH>
                      <wp:positionV relativeFrom="paragraph">
                        <wp:posOffset>659130</wp:posOffset>
                      </wp:positionV>
                      <wp:extent cx="4086225" cy="1933575"/>
                      <wp:effectExtent l="76200" t="38100" r="47625" b="104775"/>
                      <wp:wrapNone/>
                      <wp:docPr id="63" name="Grupo 63"/>
                      <wp:cNvGraphicFramePr/>
                      <a:graphic xmlns:a="http://schemas.openxmlformats.org/drawingml/2006/main">
                        <a:graphicData uri="http://schemas.microsoft.com/office/word/2010/wordprocessingGroup">
                          <wpg:wgp>
                            <wpg:cNvGrpSpPr/>
                            <wpg:grpSpPr>
                              <a:xfrm>
                                <a:off x="0" y="0"/>
                                <a:ext cx="4086225" cy="1933575"/>
                                <a:chOff x="0" y="0"/>
                                <a:chExt cx="4019550" cy="2162175"/>
                              </a:xfrm>
                            </wpg:grpSpPr>
                            <wps:wsp>
                              <wps:cNvPr id="54" name="Conector recto de flecha 54"/>
                              <wps:cNvCnPr/>
                              <wps:spPr>
                                <a:xfrm>
                                  <a:off x="3295650" y="790575"/>
                                  <a:ext cx="723900" cy="419100"/>
                                </a:xfrm>
                                <a:prstGeom prst="straightConnector1">
                                  <a:avLst/>
                                </a:prstGeom>
                                <a:ln w="38100">
                                  <a:solidFill>
                                    <a:schemeClr val="tx2">
                                      <a:lumMod val="60000"/>
                                      <a:lumOff val="40000"/>
                                    </a:schemeClr>
                                  </a:solidFill>
                                  <a:headEnd type="oval" w="med" len="med"/>
                                  <a:tailEnd type="oval" w="med" len="med"/>
                                </a:ln>
                              </wps:spPr>
                              <wps:style>
                                <a:lnRef idx="2">
                                  <a:schemeClr val="accent1"/>
                                </a:lnRef>
                                <a:fillRef idx="0">
                                  <a:schemeClr val="accent1"/>
                                </a:fillRef>
                                <a:effectRef idx="1">
                                  <a:schemeClr val="accent1"/>
                                </a:effectRef>
                                <a:fontRef idx="minor">
                                  <a:schemeClr val="tx1"/>
                                </a:fontRef>
                              </wps:style>
                              <wps:bodyPr/>
                            </wps:wsp>
                            <wps:wsp>
                              <wps:cNvPr id="46" name="Rectángulo 46"/>
                              <wps:cNvSpPr/>
                              <wps:spPr>
                                <a:xfrm>
                                  <a:off x="504825" y="0"/>
                                  <a:ext cx="1381125" cy="371475"/>
                                </a:xfrm>
                                <a:prstGeom prst="rect">
                                  <a:avLst/>
                                </a:prstGeom>
                                <a:noFill/>
                                <a:ln w="38100">
                                  <a:prstDash val="lgDash"/>
                                </a:ln>
                              </wps:spPr>
                              <wps:style>
                                <a:lnRef idx="1">
                                  <a:schemeClr val="accent1"/>
                                </a:lnRef>
                                <a:fillRef idx="3">
                                  <a:schemeClr val="accent1"/>
                                </a:fillRef>
                                <a:effectRef idx="2">
                                  <a:schemeClr val="accent1"/>
                                </a:effectRef>
                                <a:fontRef idx="minor">
                                  <a:schemeClr val="lt1"/>
                                </a:fontRef>
                              </wps:style>
                              <wps:txbx>
                                <w:txbxContent>
                                  <w:p w14:paraId="055BB1B7" w14:textId="77777777" w:rsidR="00BD7376" w:rsidRPr="00664B9B" w:rsidRDefault="00BD7376" w:rsidP="0051055A">
                                    <w:pPr>
                                      <w:jc w:val="center"/>
                                      <w:rPr>
                                        <w:color w:val="000000" w:themeColor="text1"/>
                                        <w:lang w:val="es-ES"/>
                                      </w:rPr>
                                    </w:pPr>
                                    <w:r w:rsidRPr="00A47B30">
                                      <w:rPr>
                                        <w:i/>
                                        <w:iCs/>
                                        <w:color w:val="000000" w:themeColor="text1"/>
                                        <w:lang w:val="es-ES"/>
                                      </w:rPr>
                                      <w:t xml:space="preserve">Software </w:t>
                                    </w:r>
                                    <w:r>
                                      <w:rPr>
                                        <w:color w:val="000000" w:themeColor="text1"/>
                                        <w:lang w:val="es-ES"/>
                                      </w:rPr>
                                      <w:t>Libre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ángulo 47"/>
                              <wps:cNvSpPr/>
                              <wps:spPr>
                                <a:xfrm>
                                  <a:off x="0" y="628650"/>
                                  <a:ext cx="1381125" cy="371475"/>
                                </a:xfrm>
                                <a:prstGeom prst="rect">
                                  <a:avLst/>
                                </a:prstGeom>
                                <a:noFill/>
                                <a:ln w="38100">
                                  <a:prstDash val="lgDash"/>
                                </a:ln>
                              </wps:spPr>
                              <wps:style>
                                <a:lnRef idx="1">
                                  <a:schemeClr val="accent1"/>
                                </a:lnRef>
                                <a:fillRef idx="3">
                                  <a:schemeClr val="accent1"/>
                                </a:fillRef>
                                <a:effectRef idx="2">
                                  <a:schemeClr val="accent1"/>
                                </a:effectRef>
                                <a:fontRef idx="minor">
                                  <a:schemeClr val="lt1"/>
                                </a:fontRef>
                              </wps:style>
                              <wps:txbx>
                                <w:txbxContent>
                                  <w:p w14:paraId="439229F2" w14:textId="77777777" w:rsidR="00BD7376" w:rsidRPr="00A47B30" w:rsidRDefault="00BD7376" w:rsidP="0051055A">
                                    <w:pPr>
                                      <w:jc w:val="center"/>
                                      <w:rPr>
                                        <w:i/>
                                        <w:iCs/>
                                        <w:color w:val="000000" w:themeColor="text1"/>
                                        <w:lang w:val="es-ES"/>
                                      </w:rPr>
                                    </w:pPr>
                                    <w:r w:rsidRPr="00A47B30">
                                      <w:rPr>
                                        <w:i/>
                                        <w:iCs/>
                                        <w:color w:val="000000" w:themeColor="text1"/>
                                        <w:lang w:val="es-ES"/>
                                      </w:rPr>
                                      <w:t>Copyleft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ángulo 48"/>
                              <wps:cNvSpPr/>
                              <wps:spPr>
                                <a:xfrm>
                                  <a:off x="161925" y="1209675"/>
                                  <a:ext cx="1381125" cy="371475"/>
                                </a:xfrm>
                                <a:prstGeom prst="rect">
                                  <a:avLst/>
                                </a:prstGeom>
                                <a:noFill/>
                                <a:ln w="38100">
                                  <a:prstDash val="lgDash"/>
                                </a:ln>
                              </wps:spPr>
                              <wps:style>
                                <a:lnRef idx="1">
                                  <a:schemeClr val="accent1"/>
                                </a:lnRef>
                                <a:fillRef idx="3">
                                  <a:schemeClr val="accent1"/>
                                </a:fillRef>
                                <a:effectRef idx="2">
                                  <a:schemeClr val="accent1"/>
                                </a:effectRef>
                                <a:fontRef idx="minor">
                                  <a:schemeClr val="lt1"/>
                                </a:fontRef>
                              </wps:style>
                              <wps:txbx>
                                <w:txbxContent>
                                  <w:p w14:paraId="46DFA4B9" w14:textId="77777777" w:rsidR="00BD7376" w:rsidRPr="00664B9B" w:rsidRDefault="00BD7376" w:rsidP="0051055A">
                                    <w:pPr>
                                      <w:jc w:val="center"/>
                                      <w:rPr>
                                        <w:color w:val="000000" w:themeColor="text1"/>
                                        <w:lang w:val="es-ES"/>
                                      </w:rPr>
                                    </w:pPr>
                                    <w:r>
                                      <w:rPr>
                                        <w:color w:val="000000" w:themeColor="text1"/>
                                        <w:lang w:val="es-ES"/>
                                      </w:rPr>
                                      <w:t>GPL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ángulo 49"/>
                              <wps:cNvSpPr/>
                              <wps:spPr>
                                <a:xfrm>
                                  <a:off x="476250" y="1790700"/>
                                  <a:ext cx="1381125" cy="371475"/>
                                </a:xfrm>
                                <a:prstGeom prst="rect">
                                  <a:avLst/>
                                </a:prstGeom>
                                <a:noFill/>
                                <a:ln w="38100">
                                  <a:prstDash val="lgDash"/>
                                </a:ln>
                              </wps:spPr>
                              <wps:style>
                                <a:lnRef idx="1">
                                  <a:schemeClr val="accent1"/>
                                </a:lnRef>
                                <a:fillRef idx="3">
                                  <a:schemeClr val="accent1"/>
                                </a:fillRef>
                                <a:effectRef idx="2">
                                  <a:schemeClr val="accent1"/>
                                </a:effectRef>
                                <a:fontRef idx="minor">
                                  <a:schemeClr val="lt1"/>
                                </a:fontRef>
                              </wps:style>
                              <wps:txbx>
                                <w:txbxContent>
                                  <w:p w14:paraId="1BC86EDA" w14:textId="77777777" w:rsidR="00BD7376" w:rsidRPr="00664B9B" w:rsidRDefault="00BD7376" w:rsidP="0051055A">
                                    <w:pPr>
                                      <w:jc w:val="center"/>
                                      <w:rPr>
                                        <w:color w:val="000000" w:themeColor="text1"/>
                                        <w:lang w:val="es-ES"/>
                                      </w:rPr>
                                    </w:pPr>
                                    <w:r>
                                      <w:rPr>
                                        <w:color w:val="000000" w:themeColor="text1"/>
                                        <w:lang w:val="es-ES"/>
                                      </w:rPr>
                                      <w:t xml:space="preserve">Por </w:t>
                                    </w:r>
                                    <w:r w:rsidRPr="00A47B30">
                                      <w:rPr>
                                        <w:i/>
                                        <w:iCs/>
                                        <w:color w:val="000000" w:themeColor="text1"/>
                                        <w:lang w:val="es-ES"/>
                                      </w:rPr>
                                      <w:t>Cores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Conector recto de flecha 50"/>
                              <wps:cNvCnPr/>
                              <wps:spPr>
                                <a:xfrm>
                                  <a:off x="1971675" y="228600"/>
                                  <a:ext cx="638175" cy="342900"/>
                                </a:xfrm>
                                <a:prstGeom prst="straightConnector1">
                                  <a:avLst/>
                                </a:prstGeom>
                                <a:ln w="38100">
                                  <a:solidFill>
                                    <a:schemeClr val="tx2">
                                      <a:lumMod val="60000"/>
                                      <a:lumOff val="40000"/>
                                    </a:schemeClr>
                                  </a:solidFill>
                                  <a:headEnd type="oval" w="med" len="med"/>
                                  <a:tailEnd type="oval" w="med" len="med"/>
                                </a:ln>
                              </wps:spPr>
                              <wps:style>
                                <a:lnRef idx="2">
                                  <a:schemeClr val="accent1"/>
                                </a:lnRef>
                                <a:fillRef idx="0">
                                  <a:schemeClr val="accent1"/>
                                </a:fillRef>
                                <a:effectRef idx="1">
                                  <a:schemeClr val="accent1"/>
                                </a:effectRef>
                                <a:fontRef idx="minor">
                                  <a:schemeClr val="tx1"/>
                                </a:fontRef>
                              </wps:style>
                              <wps:bodyPr/>
                            </wps:wsp>
                            <wps:wsp>
                              <wps:cNvPr id="51" name="Conector recto de flecha 51"/>
                              <wps:cNvCnPr/>
                              <wps:spPr>
                                <a:xfrm>
                                  <a:off x="1552575" y="866775"/>
                                  <a:ext cx="971550" cy="64135"/>
                                </a:xfrm>
                                <a:prstGeom prst="straightConnector1">
                                  <a:avLst/>
                                </a:prstGeom>
                                <a:ln w="38100">
                                  <a:solidFill>
                                    <a:schemeClr val="tx2">
                                      <a:lumMod val="60000"/>
                                      <a:lumOff val="40000"/>
                                    </a:schemeClr>
                                  </a:solidFill>
                                  <a:headEnd type="oval" w="med" len="med"/>
                                  <a:tailEnd type="oval" w="med" len="med"/>
                                </a:ln>
                              </wps:spPr>
                              <wps:style>
                                <a:lnRef idx="2">
                                  <a:schemeClr val="accent1"/>
                                </a:lnRef>
                                <a:fillRef idx="0">
                                  <a:schemeClr val="accent1"/>
                                </a:fillRef>
                                <a:effectRef idx="1">
                                  <a:schemeClr val="accent1"/>
                                </a:effectRef>
                                <a:fontRef idx="minor">
                                  <a:schemeClr val="tx1"/>
                                </a:fontRef>
                              </wps:style>
                              <wps:bodyPr/>
                            </wps:wsp>
                            <wps:wsp>
                              <wps:cNvPr id="52" name="Conector recto de flecha 52"/>
                              <wps:cNvCnPr/>
                              <wps:spPr>
                                <a:xfrm flipV="1">
                                  <a:off x="1733550" y="1238250"/>
                                  <a:ext cx="942975" cy="123825"/>
                                </a:xfrm>
                                <a:prstGeom prst="straightConnector1">
                                  <a:avLst/>
                                </a:prstGeom>
                                <a:ln w="38100">
                                  <a:solidFill>
                                    <a:schemeClr val="tx2">
                                      <a:lumMod val="60000"/>
                                      <a:lumOff val="40000"/>
                                    </a:schemeClr>
                                  </a:solidFill>
                                  <a:headEnd type="oval" w="med" len="med"/>
                                  <a:tailEnd type="oval" w="med" len="med"/>
                                </a:ln>
                              </wps:spPr>
                              <wps:style>
                                <a:lnRef idx="2">
                                  <a:schemeClr val="accent1"/>
                                </a:lnRef>
                                <a:fillRef idx="0">
                                  <a:schemeClr val="accent1"/>
                                </a:fillRef>
                                <a:effectRef idx="1">
                                  <a:schemeClr val="accent1"/>
                                </a:effectRef>
                                <a:fontRef idx="minor">
                                  <a:schemeClr val="tx1"/>
                                </a:fontRef>
                              </wps:style>
                              <wps:bodyPr/>
                            </wps:wsp>
                            <wps:wsp>
                              <wps:cNvPr id="53" name="Conector recto de flecha 53"/>
                              <wps:cNvCnPr/>
                              <wps:spPr>
                                <a:xfrm flipV="1">
                                  <a:off x="2000250" y="1371600"/>
                                  <a:ext cx="876300" cy="552450"/>
                                </a:xfrm>
                                <a:prstGeom prst="straightConnector1">
                                  <a:avLst/>
                                </a:prstGeom>
                                <a:ln w="38100">
                                  <a:solidFill>
                                    <a:schemeClr val="tx2">
                                      <a:lumMod val="60000"/>
                                      <a:lumOff val="40000"/>
                                    </a:schemeClr>
                                  </a:solidFill>
                                  <a:headEnd type="oval" w="med" len="med"/>
                                  <a:tailEnd type="oval" w="med" len="med"/>
                                </a:ln>
                              </wps:spPr>
                              <wps:style>
                                <a:lnRef idx="2">
                                  <a:schemeClr val="accent1"/>
                                </a:lnRef>
                                <a:fillRef idx="0">
                                  <a:schemeClr val="accent1"/>
                                </a:fillRef>
                                <a:effectRef idx="1">
                                  <a:schemeClr val="accent1"/>
                                </a:effectRef>
                                <a:fontRef idx="minor">
                                  <a:schemeClr val="tx1"/>
                                </a:fontRef>
                              </wps:style>
                              <wps:bodyPr/>
                            </wps:wsp>
                            <wps:wsp>
                              <wps:cNvPr id="43" name="Elipse 43"/>
                              <wps:cNvSpPr/>
                              <wps:spPr>
                                <a:xfrm>
                                  <a:off x="2276475" y="238125"/>
                                  <a:ext cx="1485900" cy="1371600"/>
                                </a:xfrm>
                                <a:prstGeom prst="ellipse">
                                  <a:avLst/>
                                </a:prstGeom>
                                <a:solidFill>
                                  <a:schemeClr val="tx2">
                                    <a:lumMod val="60000"/>
                                    <a:lumOff val="40000"/>
                                  </a:schemeClr>
                                </a:solidFill>
                                <a:ln w="38100">
                                  <a:solidFill>
                                    <a:schemeClr val="bg1">
                                      <a:lumMod val="95000"/>
                                    </a:schemeClr>
                                  </a:solidFill>
                                  <a:prstDash val="dash"/>
                                </a:ln>
                              </wps:spPr>
                              <wps:style>
                                <a:lnRef idx="1">
                                  <a:schemeClr val="accent1"/>
                                </a:lnRef>
                                <a:fillRef idx="3">
                                  <a:schemeClr val="accent1"/>
                                </a:fillRef>
                                <a:effectRef idx="2">
                                  <a:schemeClr val="accent1"/>
                                </a:effectRef>
                                <a:fontRef idx="minor">
                                  <a:schemeClr val="lt1"/>
                                </a:fontRef>
                              </wps:style>
                              <wps:txbx>
                                <w:txbxContent>
                                  <w:p w14:paraId="68C1CC75" w14:textId="77777777" w:rsidR="00BD7376" w:rsidRPr="005E54E7" w:rsidRDefault="00BD7376" w:rsidP="0051055A">
                                    <w:pPr>
                                      <w:jc w:val="center"/>
                                      <w:rPr>
                                        <w:lang w:val="es-ES"/>
                                      </w:rPr>
                                    </w:pPr>
                                    <w:r>
                                      <w:rPr>
                                        <w:noProof/>
                                        <w:lang w:val="es-CO"/>
                                      </w:rPr>
                                      <w:drawing>
                                        <wp:inline distT="0" distB="0" distL="0" distR="0" wp14:anchorId="6DCD902C" wp14:editId="0220E8DD">
                                          <wp:extent cx="409575" cy="409575"/>
                                          <wp:effectExtent l="0" t="0" r="0" b="9525"/>
                                          <wp:docPr id="101" name="Gráfico 45" descr="Disco óp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áfico 45" descr="Disco óptico"/>
                                                  <pic:cNvPicPr/>
                                                </pic:nvPicPr>
                                                <pic:blipFill>
                                                  <a:blip r:embed="rId73">
                                                    <a:extLst>
                                                      <a:ext uri="{28A0092B-C50C-407E-A947-70E740481C1C}">
                                                        <a14:useLocalDpi xmlns:a14="http://schemas.microsoft.com/office/drawing/2010/main" val="0"/>
                                                      </a:ext>
                                                      <a:ext uri="{96DAC541-7B7A-43D3-8B79-37D633B846F1}">
                                                        <asvg:svgBlip xmlns:asvg="http://schemas.microsoft.com/office/drawing/2016/SVG/main" r:embed="rId74"/>
                                                      </a:ext>
                                                    </a:extLst>
                                                  </a:blip>
                                                  <a:stretch>
                                                    <a:fillRect/>
                                                  </a:stretch>
                                                </pic:blipFill>
                                                <pic:spPr>
                                                  <a:xfrm>
                                                    <a:off x="0" y="0"/>
                                                    <a:ext cx="409575" cy="409575"/>
                                                  </a:xfrm>
                                                  <a:prstGeom prst="rect">
                                                    <a:avLst/>
                                                  </a:prstGeom>
                                                </pic:spPr>
                                              </pic:pic>
                                            </a:graphicData>
                                          </a:graphic>
                                        </wp:inline>
                                      </w:drawing>
                                    </w:r>
                                    <w:r w:rsidRPr="00664B9B">
                                      <w:rPr>
                                        <w:sz w:val="18"/>
                                        <w:szCs w:val="18"/>
                                        <w:lang w:val="es-ES"/>
                                      </w:rPr>
                                      <w:t>Licenciamientos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A83109" id="Grupo 63" o:spid="_x0000_s1032" style="position:absolute;margin-left:-98.85pt;margin-top:51.9pt;width:321.75pt;height:152.25pt;z-index:251764736;mso-position-horizontal-relative:text;mso-position-vertical-relative:text;mso-width-relative:margin;mso-height-relative:margin" coordsize="40195,2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">
                      <v:shapetype id="_x0000_t32" coordsize="21600,21600" o:spt="32" o:oned="t" path="m,l21600,21600e" filled="f">
                        <v:path arrowok="t" fillok="f" o:connecttype="none"/>
                        <o:lock v:ext="edit" shapetype="t"/>
                      </v:shapetype>
                      <v:shape id="Conector recto de flecha 54" o:spid="_x0000_s1033" type="#_x0000_t32" style="position:absolute;left:32956;top:7905;width:7239;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" strokecolor="#548dd4 [1951]" strokeweight="3pt">
                        <v:stroke startarrow="oval" endarrow="oval"/>
                        <v:shadow on="t" color="black" opacity="24903f" origin=",.5" offset="0,.55556mm"/>
                      </v:shape>
                      <v:rect id="Rectángulo 46" o:spid="_x0000_s1034" style="position:absolute;left:5048;width:13811;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" filled="f" strokecolor="#4579b8 [3044]" strokeweight="3pt">
                        <v:stroke dashstyle="longDash"/>
                        <v:shadow on="t" color="black" opacity="22937f" origin=",.5" offset="0,.63889mm"/>
                        <v:textbox>
                          <w:txbxContent>
                            <w:p w14:paraId="055BB1B7" w14:textId="77777777" w:rsidR="00BD7376" w:rsidRPr="00664B9B" w:rsidRDefault="00BD7376" w:rsidP="0051055A">
                              <w:pPr>
                                <w:jc w:val="center"/>
                                <w:rPr>
                                  <w:color w:val="000000" w:themeColor="text1"/>
                                  <w:lang w:val="es-ES"/>
                                </w:rPr>
                              </w:pPr>
                              <w:r w:rsidRPr="00A47B30">
                                <w:rPr>
                                  <w:i/>
                                  <w:iCs/>
                                  <w:color w:val="000000" w:themeColor="text1"/>
                                  <w:lang w:val="es-ES"/>
                                </w:rPr>
                                <w:t xml:space="preserve">Software </w:t>
                              </w:r>
                              <w:r>
                                <w:rPr>
                                  <w:color w:val="000000" w:themeColor="text1"/>
                                  <w:lang w:val="es-ES"/>
                                </w:rPr>
                                <w:t>Libre</w:t>
                              </w:r>
                            </w:p>
                          </w:txbxContent>
                        </v:textbox>
                      </v:rect>
                      <v:rect id="Rectángulo 47" o:spid="_x0000_s1035" style="position:absolute;top:6286;width:13811;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" filled="f" strokecolor="#4579b8 [3044]" strokeweight="3pt">
                        <v:stroke dashstyle="longDash"/>
                        <v:shadow on="t" color="black" opacity="22937f" origin=",.5" offset="0,.63889mm"/>
                        <v:textbox>
                          <w:txbxContent>
                            <w:p w14:paraId="439229F2" w14:textId="77777777" w:rsidR="00BD7376" w:rsidRPr="00A47B30" w:rsidRDefault="00BD7376" w:rsidP="0051055A">
                              <w:pPr>
                                <w:jc w:val="center"/>
                                <w:rPr>
                                  <w:i/>
                                  <w:iCs/>
                                  <w:color w:val="000000" w:themeColor="text1"/>
                                  <w:lang w:val="es-ES"/>
                                </w:rPr>
                              </w:pPr>
                              <w:r w:rsidRPr="00A47B30">
                                <w:rPr>
                                  <w:i/>
                                  <w:iCs/>
                                  <w:color w:val="000000" w:themeColor="text1"/>
                                  <w:lang w:val="es-ES"/>
                                </w:rPr>
                                <w:t>Copyleft</w:t>
                              </w:r>
                            </w:p>
                          </w:txbxContent>
                        </v:textbox>
                      </v:rect>
                      <v:rect id="Rectángulo 48" o:spid="_x0000_s1036" style="position:absolute;left:1619;top:12096;width:13811;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" filled="f" strokecolor="#4579b8 [3044]" strokeweight="3pt">
                        <v:stroke dashstyle="longDash"/>
                        <v:shadow on="t" color="black" opacity="22937f" origin=",.5" offset="0,.63889mm"/>
                        <v:textbox>
                          <w:txbxContent>
                            <w:p w14:paraId="46DFA4B9" w14:textId="77777777" w:rsidR="00BD7376" w:rsidRPr="00664B9B" w:rsidRDefault="00BD7376" w:rsidP="0051055A">
                              <w:pPr>
                                <w:jc w:val="center"/>
                                <w:rPr>
                                  <w:color w:val="000000" w:themeColor="text1"/>
                                  <w:lang w:val="es-ES"/>
                                </w:rPr>
                              </w:pPr>
                              <w:r>
                                <w:rPr>
                                  <w:color w:val="000000" w:themeColor="text1"/>
                                  <w:lang w:val="es-ES"/>
                                </w:rPr>
                                <w:t>GPL</w:t>
                              </w:r>
                            </w:p>
                          </w:txbxContent>
                        </v:textbox>
                      </v:rect>
                      <v:rect id="Rectángulo 49" o:spid="_x0000_s1037" style="position:absolute;left:4762;top:17907;width:13811;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" filled="f" strokecolor="#4579b8 [3044]" strokeweight="3pt">
                        <v:stroke dashstyle="longDash"/>
                        <v:shadow on="t" color="black" opacity="22937f" origin=",.5" offset="0,.63889mm"/>
                        <v:textbox>
                          <w:txbxContent>
                            <w:p w14:paraId="1BC86EDA" w14:textId="77777777" w:rsidR="00BD7376" w:rsidRPr="00664B9B" w:rsidRDefault="00BD7376" w:rsidP="0051055A">
                              <w:pPr>
                                <w:jc w:val="center"/>
                                <w:rPr>
                                  <w:color w:val="000000" w:themeColor="text1"/>
                                  <w:lang w:val="es-ES"/>
                                </w:rPr>
                              </w:pPr>
                              <w:r>
                                <w:rPr>
                                  <w:color w:val="000000" w:themeColor="text1"/>
                                  <w:lang w:val="es-ES"/>
                                </w:rPr>
                                <w:t xml:space="preserve">Por </w:t>
                              </w:r>
                              <w:r w:rsidRPr="00A47B30">
                                <w:rPr>
                                  <w:i/>
                                  <w:iCs/>
                                  <w:color w:val="000000" w:themeColor="text1"/>
                                  <w:lang w:val="es-ES"/>
                                </w:rPr>
                                <w:t>Cores</w:t>
                              </w:r>
                            </w:p>
                          </w:txbxContent>
                        </v:textbox>
                      </v:rect>
                      <v:shape id="Conector recto de flecha 50" o:spid="_x0000_s1038" type="#_x0000_t32" style="position:absolute;left:19716;top:2286;width:6382;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" strokecolor="#548dd4 [1951]" strokeweight="3pt">
                        <v:stroke startarrow="oval" endarrow="oval"/>
                        <v:shadow on="t" color="black" opacity="24903f" origin=",.5" offset="0,.55556mm"/>
                      </v:shape>
                      <v:shape id="Conector recto de flecha 51" o:spid="_x0000_s1039" type="#_x0000_t32" style="position:absolute;left:15525;top:8667;width:9716;height:6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" strokecolor="#548dd4 [1951]" strokeweight="3pt">
                        <v:stroke startarrow="oval" endarrow="oval"/>
                        <v:shadow on="t" color="black" opacity="24903f" origin=",.5" offset="0,.55556mm"/>
                      </v:shape>
                      <v:shape id="Conector recto de flecha 52" o:spid="_x0000_s1040" type="#_x0000_t32" style="position:absolute;left:17335;top:12382;width:9430;height:12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" strokecolor="#548dd4 [1951]" strokeweight="3pt">
                        <v:stroke startarrow="oval" endarrow="oval"/>
                        <v:shadow on="t" color="black" opacity="24903f" origin=",.5" offset="0,.55556mm"/>
                      </v:shape>
                      <v:shape id="Conector recto de flecha 53" o:spid="_x0000_s1041" type="#_x0000_t32" style="position:absolute;left:20002;top:13716;width:8763;height:55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" strokecolor="#548dd4 [1951]" strokeweight="3pt">
                        <v:stroke startarrow="oval" endarrow="oval"/>
                        <v:shadow on="t" color="black" opacity="24903f" origin=",.5" offset="0,.55556mm"/>
                      </v:shape>
                      <v:oval id="Elipse 43" o:spid="_x0000_s1042" style="position:absolute;left:22764;top:2381;width:14859;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" fillcolor="#548dd4 [1951]" strokecolor="#f2f2f2 [3052]" strokeweight="3pt">
                        <v:stroke dashstyle="dash"/>
                        <v:shadow on="t" color="black" opacity="22937f" origin=",.5" offset="0,.63889mm"/>
                        <v:textbox>
                          <w:txbxContent>
                            <w:p w14:paraId="68C1CC75" w14:textId="77777777" w:rsidR="00BD7376" w:rsidRPr="005E54E7" w:rsidRDefault="00BD7376" w:rsidP="0051055A">
                              <w:pPr>
                                <w:jc w:val="center"/>
                                <w:rPr>
                                  <w:lang w:val="es-ES"/>
                                </w:rPr>
                              </w:pPr>
                              <w:r>
                                <w:rPr>
                                  <w:noProof/>
                                  <w:lang w:val="es-CO"/>
                                </w:rPr>
                                <w:drawing>
                                  <wp:inline distT="0" distB="0" distL="0" distR="0" wp14:anchorId="6DCD902C" wp14:editId="0220E8DD">
                                    <wp:extent cx="409575" cy="409575"/>
                                    <wp:effectExtent l="0" t="0" r="0" b="9525"/>
                                    <wp:docPr id="101" name="Gráfico 45" descr="Disco óp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áfico 45" descr="Disco óptico"/>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a:xfrm>
                                              <a:off x="0" y="0"/>
                                              <a:ext cx="409575" cy="409575"/>
                                            </a:xfrm>
                                            <a:prstGeom prst="rect">
                                              <a:avLst/>
                                            </a:prstGeom>
                                          </pic:spPr>
                                        </pic:pic>
                                      </a:graphicData>
                                    </a:graphic>
                                  </wp:inline>
                                </w:drawing>
                              </w:r>
                              <w:r w:rsidRPr="00664B9B">
                                <w:rPr>
                                  <w:sz w:val="18"/>
                                  <w:szCs w:val="18"/>
                                  <w:lang w:val="es-ES"/>
                                </w:rPr>
                                <w:t>Licenciamientos</w:t>
                              </w:r>
                            </w:p>
                          </w:txbxContent>
                        </v:textbox>
                      </v:oval>
                    </v:group>
                  </w:pict>
                </mc:Fallback>
              </mc:AlternateContent>
            </w:r>
            <w:r w:rsidR="00CB1411" w:rsidRPr="00C15A00">
              <w:t xml:space="preserve">En el siguiente mapa mental puede </w:t>
            </w:r>
            <w:r w:rsidR="0051055A" w:rsidRPr="00C15A00">
              <w:t>revisar</w:t>
            </w:r>
            <w:r w:rsidR="00CB1411" w:rsidRPr="00C15A00">
              <w:t>se</w:t>
            </w:r>
            <w:r w:rsidR="0051055A" w:rsidRPr="00C15A00">
              <w:t xml:space="preserve"> la temática abordada</w:t>
            </w:r>
            <w:r w:rsidR="00CB1411" w:rsidRPr="00C15A00">
              <w:t>:</w:t>
            </w:r>
            <w:r w:rsidR="0051055A" w:rsidRPr="00C15A00">
              <w:t xml:space="preserve"> </w:t>
            </w:r>
          </w:p>
        </w:tc>
      </w:tr>
      <w:tr w:rsidR="00F9725C" w:rsidRPr="00C15A00" w14:paraId="2C796BFC" w14:textId="77777777" w:rsidTr="007E2BDD">
        <w:tblPrEx>
          <w:tblW w:w="0" w:type="auto"/>
          <w:tblPrExChange w:id="1081" w:author="ELSA CRISTINA ARENAS MARTINEZ" w:date="2022-09-19T17:16:00Z">
            <w:tblPrEx>
              <w:tblW w:w="0" w:type="auto"/>
            </w:tblPrEx>
          </w:tblPrExChange>
        </w:tblPrEx>
        <w:trPr>
          <w:trHeight w:val="70"/>
        </w:trPr>
        <w:tc>
          <w:tcPr>
            <w:tcW w:w="15690" w:type="dxa"/>
            <w:gridSpan w:val="2"/>
            <w:tcPrChange w:id="1082" w:author="ELSA CRISTINA ARENAS MARTINEZ" w:date="2022-09-19T17:16:00Z">
              <w:tcPr>
                <w:tcW w:w="15690" w:type="dxa"/>
                <w:gridSpan w:val="2"/>
              </w:tcPr>
            </w:tcPrChange>
          </w:tcPr>
          <w:p w14:paraId="664261BA" w14:textId="69347A0A" w:rsidR="00386C7B" w:rsidRDefault="001C5087" w:rsidP="00C15A00">
            <w:pPr>
              <w:rPr>
                <w:ins w:id="1083" w:author="ELSA CRISTINA ARENAS MARTINEZ" w:date="2022-09-19T17:14:00Z"/>
              </w:rPr>
            </w:pPr>
            <w:r>
              <w:rPr>
                <w:noProof/>
                <w:lang w:val="es-ES_tradnl"/>
              </w:rPr>
              <mc:AlternateContent>
                <mc:Choice Requires="wpg">
                  <w:drawing>
                    <wp:anchor distT="0" distB="0" distL="114300" distR="114300" simplePos="0" relativeHeight="251767808" behindDoc="0" locked="0" layoutInCell="1" allowOverlap="1" wp14:anchorId="0960B402" wp14:editId="29026387">
                      <wp:simplePos x="0" y="0"/>
                      <wp:positionH relativeFrom="column">
                        <wp:posOffset>5730875</wp:posOffset>
                      </wp:positionH>
                      <wp:positionV relativeFrom="paragraph">
                        <wp:posOffset>137160</wp:posOffset>
                      </wp:positionV>
                      <wp:extent cx="3724275" cy="2028825"/>
                      <wp:effectExtent l="114300" t="38100" r="85725" b="104775"/>
                      <wp:wrapNone/>
                      <wp:docPr id="64" name="Grupo 64"/>
                      <wp:cNvGraphicFramePr/>
                      <a:graphic xmlns:a="http://schemas.openxmlformats.org/drawingml/2006/main">
                        <a:graphicData uri="http://schemas.microsoft.com/office/word/2010/wordprocessingGroup">
                          <wpg:wgp>
                            <wpg:cNvGrpSpPr/>
                            <wpg:grpSpPr>
                              <a:xfrm>
                                <a:off x="0" y="0"/>
                                <a:ext cx="3724275" cy="2028825"/>
                                <a:chOff x="0" y="0"/>
                                <a:chExt cx="3629025" cy="2028825"/>
                              </a:xfrm>
                            </wpg:grpSpPr>
                            <wps:wsp>
                              <wps:cNvPr id="42" name="Conector recto de flecha 42"/>
                              <wps:cNvCnPr/>
                              <wps:spPr>
                                <a:xfrm flipV="1">
                                  <a:off x="0" y="1019175"/>
                                  <a:ext cx="819150" cy="333375"/>
                                </a:xfrm>
                                <a:prstGeom prst="straightConnector1">
                                  <a:avLst/>
                                </a:prstGeom>
                                <a:ln w="38100">
                                  <a:solidFill>
                                    <a:schemeClr val="accent6"/>
                                  </a:solidFill>
                                  <a:headEnd type="oval" w="med" len="med"/>
                                  <a:tailEnd type="oval" w="med" len="med"/>
                                </a:ln>
                              </wps:spPr>
                              <wps:style>
                                <a:lnRef idx="2">
                                  <a:schemeClr val="accent1"/>
                                </a:lnRef>
                                <a:fillRef idx="0">
                                  <a:schemeClr val="accent1"/>
                                </a:fillRef>
                                <a:effectRef idx="1">
                                  <a:schemeClr val="accent1"/>
                                </a:effectRef>
                                <a:fontRef idx="minor">
                                  <a:schemeClr val="tx1"/>
                                </a:fontRef>
                              </wps:style>
                              <wps:bodyPr/>
                            </wps:wsp>
                            <wps:wsp>
                              <wps:cNvPr id="35" name="Rectángulo 35"/>
                              <wps:cNvSpPr/>
                              <wps:spPr>
                                <a:xfrm>
                                  <a:off x="2247900" y="704850"/>
                                  <a:ext cx="1381125" cy="371475"/>
                                </a:xfrm>
                                <a:prstGeom prst="rect">
                                  <a:avLst/>
                                </a:prstGeom>
                                <a:noFill/>
                                <a:ln w="38100">
                                  <a:solidFill>
                                    <a:schemeClr val="accent6"/>
                                  </a:solidFill>
                                  <a:prstDash val="lgDash"/>
                                </a:ln>
                              </wps:spPr>
                              <wps:style>
                                <a:lnRef idx="1">
                                  <a:schemeClr val="accent1"/>
                                </a:lnRef>
                                <a:fillRef idx="3">
                                  <a:schemeClr val="accent1"/>
                                </a:fillRef>
                                <a:effectRef idx="2">
                                  <a:schemeClr val="accent1"/>
                                </a:effectRef>
                                <a:fontRef idx="minor">
                                  <a:schemeClr val="lt1"/>
                                </a:fontRef>
                              </wps:style>
                              <wps:txbx>
                                <w:txbxContent>
                                  <w:p w14:paraId="59600394" w14:textId="397D2F3C" w:rsidR="00BD7376" w:rsidRPr="00A47B30" w:rsidRDefault="00BD7376" w:rsidP="0051055A">
                                    <w:pPr>
                                      <w:jc w:val="center"/>
                                      <w:rPr>
                                        <w:i/>
                                        <w:iCs/>
                                        <w:color w:val="000000" w:themeColor="text1"/>
                                        <w:lang w:val="es-ES"/>
                                      </w:rPr>
                                    </w:pPr>
                                    <w:r w:rsidRPr="00A47B30">
                                      <w:rPr>
                                        <w:i/>
                                        <w:iCs/>
                                        <w:color w:val="000000" w:themeColor="text1"/>
                                        <w:lang w:val="es-ES"/>
                                      </w:rPr>
                                      <w:t>Linux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ángulo 38"/>
                              <wps:cNvSpPr/>
                              <wps:spPr>
                                <a:xfrm>
                                  <a:off x="1952625" y="1657350"/>
                                  <a:ext cx="1381125" cy="371475"/>
                                </a:xfrm>
                                <a:prstGeom prst="rect">
                                  <a:avLst/>
                                </a:prstGeom>
                                <a:noFill/>
                                <a:ln w="38100">
                                  <a:solidFill>
                                    <a:schemeClr val="accent6"/>
                                  </a:solidFill>
                                  <a:prstDash val="lgDash"/>
                                </a:ln>
                              </wps:spPr>
                              <wps:style>
                                <a:lnRef idx="1">
                                  <a:schemeClr val="accent1"/>
                                </a:lnRef>
                                <a:fillRef idx="3">
                                  <a:schemeClr val="accent1"/>
                                </a:fillRef>
                                <a:effectRef idx="2">
                                  <a:schemeClr val="accent1"/>
                                </a:effectRef>
                                <a:fontRef idx="minor">
                                  <a:schemeClr val="lt1"/>
                                </a:fontRef>
                              </wps:style>
                              <wps:txbx>
                                <w:txbxContent>
                                  <w:p w14:paraId="0CBF23AE" w14:textId="005BAA27" w:rsidR="00BD7376" w:rsidRPr="00A47B30" w:rsidRDefault="00BD7376" w:rsidP="0051055A">
                                    <w:pPr>
                                      <w:jc w:val="center"/>
                                      <w:rPr>
                                        <w:i/>
                                        <w:iCs/>
                                        <w:color w:val="000000" w:themeColor="text1"/>
                                        <w:lang w:val="es-ES"/>
                                      </w:rPr>
                                    </w:pPr>
                                    <w:r w:rsidRPr="00A47B30">
                                      <w:rPr>
                                        <w:i/>
                                        <w:iCs/>
                                        <w:color w:val="000000" w:themeColor="text1"/>
                                        <w:lang w:val="es-ES"/>
                                      </w:rPr>
                                      <w:t>Unix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onector recto de flecha 39"/>
                              <wps:cNvCnPr/>
                              <wps:spPr>
                                <a:xfrm flipV="1">
                                  <a:off x="1219200" y="190500"/>
                                  <a:ext cx="352425" cy="361950"/>
                                </a:xfrm>
                                <a:prstGeom prst="straightConnector1">
                                  <a:avLst/>
                                </a:prstGeom>
                                <a:ln w="38100">
                                  <a:solidFill>
                                    <a:schemeClr val="accent6"/>
                                  </a:solidFill>
                                  <a:headEnd type="oval" w="med" len="med"/>
                                  <a:tailEnd type="oval" w="med" len="med"/>
                                </a:ln>
                              </wps:spPr>
                              <wps:style>
                                <a:lnRef idx="2">
                                  <a:schemeClr val="accent1"/>
                                </a:lnRef>
                                <a:fillRef idx="0">
                                  <a:schemeClr val="accent1"/>
                                </a:fillRef>
                                <a:effectRef idx="1">
                                  <a:schemeClr val="accent1"/>
                                </a:effectRef>
                                <a:fontRef idx="minor">
                                  <a:schemeClr val="tx1"/>
                                </a:fontRef>
                              </wps:style>
                              <wps:bodyPr/>
                            </wps:wsp>
                            <wps:wsp>
                              <wps:cNvPr id="40" name="Conector recto de flecha 40"/>
                              <wps:cNvCnPr/>
                              <wps:spPr>
                                <a:xfrm flipV="1">
                                  <a:off x="1647825" y="885825"/>
                                  <a:ext cx="447675" cy="45719"/>
                                </a:xfrm>
                                <a:prstGeom prst="straightConnector1">
                                  <a:avLst/>
                                </a:prstGeom>
                                <a:ln w="38100">
                                  <a:solidFill>
                                    <a:schemeClr val="accent6"/>
                                  </a:solidFill>
                                  <a:headEnd type="oval" w="med" len="med"/>
                                  <a:tailEnd type="oval" w="med" len="med"/>
                                </a:ln>
                              </wps:spPr>
                              <wps:style>
                                <a:lnRef idx="2">
                                  <a:schemeClr val="accent1"/>
                                </a:lnRef>
                                <a:fillRef idx="0">
                                  <a:schemeClr val="accent1"/>
                                </a:fillRef>
                                <a:effectRef idx="1">
                                  <a:schemeClr val="accent1"/>
                                </a:effectRef>
                                <a:fontRef idx="minor">
                                  <a:schemeClr val="tx1"/>
                                </a:fontRef>
                              </wps:style>
                              <wps:bodyPr/>
                            </wps:wsp>
                            <wps:wsp>
                              <wps:cNvPr id="41" name="Conector recto de flecha 41"/>
                              <wps:cNvCnPr/>
                              <wps:spPr>
                                <a:xfrm>
                                  <a:off x="1266825" y="1381125"/>
                                  <a:ext cx="561975" cy="409575"/>
                                </a:xfrm>
                                <a:prstGeom prst="straightConnector1">
                                  <a:avLst/>
                                </a:prstGeom>
                                <a:ln w="38100">
                                  <a:solidFill>
                                    <a:schemeClr val="accent6"/>
                                  </a:solidFill>
                                  <a:headEnd type="oval" w="med" len="med"/>
                                  <a:tailEnd type="oval" w="med" len="med"/>
                                </a:ln>
                              </wps:spPr>
                              <wps:style>
                                <a:lnRef idx="2">
                                  <a:schemeClr val="accent1"/>
                                </a:lnRef>
                                <a:fillRef idx="0">
                                  <a:schemeClr val="accent1"/>
                                </a:fillRef>
                                <a:effectRef idx="1">
                                  <a:schemeClr val="accent1"/>
                                </a:effectRef>
                                <a:fontRef idx="minor">
                                  <a:schemeClr val="tx1"/>
                                </a:fontRef>
                              </wps:style>
                              <wps:bodyPr/>
                            </wps:wsp>
                            <wps:wsp>
                              <wps:cNvPr id="22" name="Elipse 22"/>
                              <wps:cNvSpPr/>
                              <wps:spPr>
                                <a:xfrm>
                                  <a:off x="581025" y="476250"/>
                                  <a:ext cx="1171575" cy="1085850"/>
                                </a:xfrm>
                                <a:prstGeom prst="ellipse">
                                  <a:avLst/>
                                </a:prstGeom>
                                <a:solidFill>
                                  <a:schemeClr val="accent6"/>
                                </a:solidFill>
                                <a:ln w="38100">
                                  <a:solidFill>
                                    <a:schemeClr val="bg1">
                                      <a:lumMod val="95000"/>
                                    </a:schemeClr>
                                  </a:solidFill>
                                  <a:prstDash val="dash"/>
                                </a:ln>
                              </wps:spPr>
                              <wps:style>
                                <a:lnRef idx="1">
                                  <a:schemeClr val="accent1"/>
                                </a:lnRef>
                                <a:fillRef idx="3">
                                  <a:schemeClr val="accent1"/>
                                </a:fillRef>
                                <a:effectRef idx="2">
                                  <a:schemeClr val="accent1"/>
                                </a:effectRef>
                                <a:fontRef idx="minor">
                                  <a:schemeClr val="lt1"/>
                                </a:fontRef>
                              </wps:style>
                              <wps:txbx>
                                <w:txbxContent>
                                  <w:p w14:paraId="29BD641E" w14:textId="77777777" w:rsidR="00BD7376" w:rsidRPr="005E54E7" w:rsidRDefault="00BD7376" w:rsidP="0051055A">
                                    <w:pPr>
                                      <w:jc w:val="center"/>
                                      <w:rPr>
                                        <w:lang w:val="es-ES"/>
                                      </w:rPr>
                                    </w:pPr>
                                    <w:r>
                                      <w:rPr>
                                        <w:noProof/>
                                        <w:lang w:val="es-CO"/>
                                      </w:rPr>
                                      <w:drawing>
                                        <wp:inline distT="0" distB="0" distL="0" distR="0" wp14:anchorId="61B693EF" wp14:editId="34562B24">
                                          <wp:extent cx="361950" cy="361950"/>
                                          <wp:effectExtent l="0" t="0" r="0" b="0"/>
                                          <wp:docPr id="135" name="Gráfico 33" descr="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áfico 33" descr="Equipo"/>
                                                  <pic:cNvPicPr/>
                                                </pic:nvPicPr>
                                                <pic:blipFill>
                                                  <a:blip r:embed="rId77">
                                                    <a:extLst>
                                                      <a:ext uri="{28A0092B-C50C-407E-A947-70E740481C1C}">
                                                        <a14:useLocalDpi xmlns:a14="http://schemas.microsoft.com/office/drawing/2010/main" val="0"/>
                                                      </a:ext>
                                                      <a:ext uri="{96DAC541-7B7A-43D3-8B79-37D633B846F1}">
                                                        <asvg:svgBlip xmlns:asvg="http://schemas.microsoft.com/office/drawing/2016/SVG/main" r:embed="rId78"/>
                                                      </a:ext>
                                                    </a:extLst>
                                                  </a:blip>
                                                  <a:stretch>
                                                    <a:fillRect/>
                                                  </a:stretch>
                                                </pic:blipFill>
                                                <pic:spPr>
                                                  <a:xfrm>
                                                    <a:off x="0" y="0"/>
                                                    <a:ext cx="361950" cy="361950"/>
                                                  </a:xfrm>
                                                  <a:prstGeom prst="rect">
                                                    <a:avLst/>
                                                  </a:prstGeom>
                                                </pic:spPr>
                                              </pic:pic>
                                            </a:graphicData>
                                          </a:graphic>
                                        </wp:inline>
                                      </w:drawing>
                                    </w:r>
                                    <w:r>
                                      <w:rPr>
                                        <w:lang w:val="es-ES"/>
                                      </w:rPr>
                                      <w:t>Sistemas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ángulo 59"/>
                              <wps:cNvSpPr/>
                              <wps:spPr>
                                <a:xfrm>
                                  <a:off x="1781175" y="0"/>
                                  <a:ext cx="1381125" cy="371475"/>
                                </a:xfrm>
                                <a:prstGeom prst="rect">
                                  <a:avLst/>
                                </a:prstGeom>
                                <a:noFill/>
                                <a:ln w="38100">
                                  <a:solidFill>
                                    <a:schemeClr val="accent6"/>
                                  </a:solidFill>
                                  <a:prstDash val="lgDash"/>
                                </a:ln>
                              </wps:spPr>
                              <wps:style>
                                <a:lnRef idx="1">
                                  <a:schemeClr val="accent1"/>
                                </a:lnRef>
                                <a:fillRef idx="3">
                                  <a:schemeClr val="accent1"/>
                                </a:fillRef>
                                <a:effectRef idx="2">
                                  <a:schemeClr val="accent1"/>
                                </a:effectRef>
                                <a:fontRef idx="minor">
                                  <a:schemeClr val="lt1"/>
                                </a:fontRef>
                              </wps:style>
                              <wps:txbx>
                                <w:txbxContent>
                                  <w:p w14:paraId="762BB214" w14:textId="77777777" w:rsidR="00BD7376" w:rsidRPr="00A47B30" w:rsidRDefault="00BD7376" w:rsidP="0051055A">
                                    <w:pPr>
                                      <w:jc w:val="center"/>
                                      <w:rPr>
                                        <w:i/>
                                        <w:iCs/>
                                        <w:color w:val="000000" w:themeColor="text1"/>
                                        <w:lang w:val="es-ES"/>
                                      </w:rPr>
                                    </w:pPr>
                                    <w:r w:rsidRPr="00A47B30">
                                      <w:rPr>
                                        <w:i/>
                                        <w:iCs/>
                                        <w:color w:val="000000" w:themeColor="text1"/>
                                        <w:lang w:val="es-ES"/>
                                      </w:rPr>
                                      <w:t>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960B402" id="Grupo 64" o:spid="_x0000_s1043" style="position:absolute;margin-left:451.25pt;margin-top:10.8pt;width:293.25pt;height:159.75pt;z-index:251767808;mso-position-horizontal-relative:text;mso-position-vertical-relative:text;mso-width-relative:margin" coordsize="36290,20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">
                      <v:shape id="Conector recto de flecha 42" o:spid="_x0000_s1044" type="#_x0000_t32" style="position:absolute;top:10191;width:8191;height:33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" strokecolor="#f79646 [3209]" strokeweight="3pt">
                        <v:stroke startarrow="oval" endarrow="oval"/>
                        <v:shadow on="t" color="black" opacity="24903f" origin=",.5" offset="0,.55556mm"/>
                      </v:shape>
                      <v:rect id="Rectángulo 35" o:spid="_x0000_s1045" style="position:absolute;left:22479;top:7048;width:13811;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" filled="f" strokecolor="#f79646 [3209]" strokeweight="3pt">
                        <v:stroke dashstyle="longDash"/>
                        <v:shadow on="t" color="black" opacity="22937f" origin=",.5" offset="0,.63889mm"/>
                        <v:textbox>
                          <w:txbxContent>
                            <w:p w14:paraId="59600394" w14:textId="397D2F3C" w:rsidR="00BD7376" w:rsidRPr="00A47B30" w:rsidRDefault="00BD7376" w:rsidP="0051055A">
                              <w:pPr>
                                <w:jc w:val="center"/>
                                <w:rPr>
                                  <w:i/>
                                  <w:iCs/>
                                  <w:color w:val="000000" w:themeColor="text1"/>
                                  <w:lang w:val="es-ES"/>
                                </w:rPr>
                              </w:pPr>
                              <w:r w:rsidRPr="00A47B30">
                                <w:rPr>
                                  <w:i/>
                                  <w:iCs/>
                                  <w:color w:val="000000" w:themeColor="text1"/>
                                  <w:lang w:val="es-ES"/>
                                </w:rPr>
                                <w:t>Linux</w:t>
                              </w:r>
                            </w:p>
                          </w:txbxContent>
                        </v:textbox>
                      </v:rect>
                      <v:rect id="Rectángulo 38" o:spid="_x0000_s1046" style="position:absolute;left:19526;top:16573;width:13811;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" filled="f" strokecolor="#f79646 [3209]" strokeweight="3pt">
                        <v:stroke dashstyle="longDash"/>
                        <v:shadow on="t" color="black" opacity="22937f" origin=",.5" offset="0,.63889mm"/>
                        <v:textbox>
                          <w:txbxContent>
                            <w:p w14:paraId="0CBF23AE" w14:textId="005BAA27" w:rsidR="00BD7376" w:rsidRPr="00A47B30" w:rsidRDefault="00BD7376" w:rsidP="0051055A">
                              <w:pPr>
                                <w:jc w:val="center"/>
                                <w:rPr>
                                  <w:i/>
                                  <w:iCs/>
                                  <w:color w:val="000000" w:themeColor="text1"/>
                                  <w:lang w:val="es-ES"/>
                                </w:rPr>
                              </w:pPr>
                              <w:r w:rsidRPr="00A47B30">
                                <w:rPr>
                                  <w:i/>
                                  <w:iCs/>
                                  <w:color w:val="000000" w:themeColor="text1"/>
                                  <w:lang w:val="es-ES"/>
                                </w:rPr>
                                <w:t>Unix</w:t>
                              </w:r>
                            </w:p>
                          </w:txbxContent>
                        </v:textbox>
                      </v:rect>
                      <v:shape id="Conector recto de flecha 39" o:spid="_x0000_s1047" type="#_x0000_t32" style="position:absolute;left:12192;top:1905;width:3524;height:36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" strokecolor="#f79646 [3209]" strokeweight="3pt">
                        <v:stroke startarrow="oval" endarrow="oval"/>
                        <v:shadow on="t" color="black" opacity="24903f" origin=",.5" offset="0,.55556mm"/>
                      </v:shape>
                      <v:shape id="Conector recto de flecha 40" o:spid="_x0000_s1048" type="#_x0000_t32" style="position:absolute;left:16478;top:8858;width:4477;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" strokecolor="#f79646 [3209]" strokeweight="3pt">
                        <v:stroke startarrow="oval" endarrow="oval"/>
                        <v:shadow on="t" color="black" opacity="24903f" origin=",.5" offset="0,.55556mm"/>
                      </v:shape>
                      <v:shape id="Conector recto de flecha 41" o:spid="_x0000_s1049" type="#_x0000_t32" style="position:absolute;left:12668;top:13811;width:5620;height:4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" strokecolor="#f79646 [3209]" strokeweight="3pt">
                        <v:stroke startarrow="oval" endarrow="oval"/>
                        <v:shadow on="t" color="black" opacity="24903f" origin=",.5" offset="0,.55556mm"/>
                      </v:shape>
                      <v:oval id="Elipse 22" o:spid="_x0000_s1050" style="position:absolute;left:5810;top:4762;width:11716;height:10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" fillcolor="#f79646 [3209]" strokecolor="#f2f2f2 [3052]" strokeweight="3pt">
                        <v:stroke dashstyle="dash"/>
                        <v:shadow on="t" color="black" opacity="22937f" origin=",.5" offset="0,.63889mm"/>
                        <v:textbox>
                          <w:txbxContent>
                            <w:p w14:paraId="29BD641E" w14:textId="77777777" w:rsidR="00BD7376" w:rsidRPr="005E54E7" w:rsidRDefault="00BD7376" w:rsidP="0051055A">
                              <w:pPr>
                                <w:jc w:val="center"/>
                                <w:rPr>
                                  <w:lang w:val="es-ES"/>
                                </w:rPr>
                              </w:pPr>
                              <w:r>
                                <w:rPr>
                                  <w:noProof/>
                                  <w:lang w:val="es-CO"/>
                                </w:rPr>
                                <w:drawing>
                                  <wp:inline distT="0" distB="0" distL="0" distR="0" wp14:anchorId="61B693EF" wp14:editId="34562B24">
                                    <wp:extent cx="361950" cy="361950"/>
                                    <wp:effectExtent l="0" t="0" r="0" b="0"/>
                                    <wp:docPr id="135" name="Gráfico 33" descr="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áfico 33" descr="Equipo"/>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a:xfrm>
                                              <a:off x="0" y="0"/>
                                              <a:ext cx="361950" cy="361950"/>
                                            </a:xfrm>
                                            <a:prstGeom prst="rect">
                                              <a:avLst/>
                                            </a:prstGeom>
                                          </pic:spPr>
                                        </pic:pic>
                                      </a:graphicData>
                                    </a:graphic>
                                  </wp:inline>
                                </w:drawing>
                              </w:r>
                              <w:r>
                                <w:rPr>
                                  <w:lang w:val="es-ES"/>
                                </w:rPr>
                                <w:t>Sistemas</w:t>
                              </w:r>
                            </w:p>
                          </w:txbxContent>
                        </v:textbox>
                      </v:oval>
                      <v:rect id="Rectángulo 59" o:spid="_x0000_s1051" style="position:absolute;left:17811;width:13812;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" filled="f" strokecolor="#f79646 [3209]" strokeweight="3pt">
                        <v:stroke dashstyle="longDash"/>
                        <v:shadow on="t" color="black" opacity="22937f" origin=",.5" offset="0,.63889mm"/>
                        <v:textbox>
                          <w:txbxContent>
                            <w:p w14:paraId="762BB214" w14:textId="77777777" w:rsidR="00BD7376" w:rsidRPr="00A47B30" w:rsidRDefault="00BD7376" w:rsidP="0051055A">
                              <w:pPr>
                                <w:jc w:val="center"/>
                                <w:rPr>
                                  <w:i/>
                                  <w:iCs/>
                                  <w:color w:val="000000" w:themeColor="text1"/>
                                  <w:lang w:val="es-ES"/>
                                </w:rPr>
                              </w:pPr>
                              <w:r w:rsidRPr="00A47B30">
                                <w:rPr>
                                  <w:i/>
                                  <w:iCs/>
                                  <w:color w:val="000000" w:themeColor="text1"/>
                                  <w:lang w:val="es-ES"/>
                                </w:rPr>
                                <w:t>Windows</w:t>
                              </w:r>
                            </w:p>
                          </w:txbxContent>
                        </v:textbox>
                      </v:rect>
                    </v:group>
                  </w:pict>
                </mc:Fallback>
              </mc:AlternateContent>
            </w:r>
            <w:ins w:id="1084" w:author="ELSA CRISTINA ARENAS MARTINEZ" w:date="2022-09-19T17:11:00Z">
              <w:r>
                <w:t xml:space="preserve">Figura </w:t>
              </w:r>
            </w:ins>
            <w:ins w:id="1085" w:author="ELSA CRISTINA ARENAS MARTINEZ" w:date="2022-09-19T17:14:00Z">
              <w:r w:rsidR="007E2BDD">
                <w:t>3.</w:t>
              </w:r>
            </w:ins>
          </w:p>
          <w:p w14:paraId="1D3AC9BF" w14:textId="50502C96" w:rsidR="007E2BDD" w:rsidRPr="00C15A00" w:rsidRDefault="007E2BDD" w:rsidP="00C15A00">
            <w:ins w:id="1086" w:author="ELSA CRISTINA ARENAS MARTINEZ" w:date="2022-09-19T17:14:00Z">
              <w:r w:rsidRPr="007E2BDD">
                <w:rPr>
                  <w:highlight w:val="yellow"/>
                  <w:rPrChange w:id="1087" w:author="ELSA CRISTINA ARENAS MARTINEZ" w:date="2022-09-19T17:15:00Z">
                    <w:rPr/>
                  </w:rPrChange>
                </w:rPr>
                <w:t>S</w:t>
              </w:r>
            </w:ins>
            <w:ins w:id="1088" w:author="ELSA CRISTINA ARENAS MARTINEZ" w:date="2022-09-19T17:15:00Z">
              <w:r w:rsidRPr="007E2BDD">
                <w:rPr>
                  <w:highlight w:val="yellow"/>
                  <w:rPrChange w:id="1089" w:author="ELSA CRISTINA ARENAS MARTINEZ" w:date="2022-09-19T17:15:00Z">
                    <w:rPr/>
                  </w:rPrChange>
                </w:rPr>
                <w:t>í</w:t>
              </w:r>
            </w:ins>
            <w:ins w:id="1090" w:author="ELSA CRISTINA ARENAS MARTINEZ" w:date="2022-09-19T17:14:00Z">
              <w:r w:rsidRPr="007E2BDD">
                <w:rPr>
                  <w:highlight w:val="yellow"/>
                  <w:rPrChange w:id="1091" w:author="ELSA CRISTINA ARENAS MARTINEZ" w:date="2022-09-19T17:15:00Z">
                    <w:rPr/>
                  </w:rPrChange>
                </w:rPr>
                <w:t>nte</w:t>
              </w:r>
            </w:ins>
            <w:ins w:id="1092" w:author="ELSA CRISTINA ARENAS MARTINEZ" w:date="2022-09-19T17:15:00Z">
              <w:r w:rsidRPr="007E2BDD">
                <w:rPr>
                  <w:highlight w:val="yellow"/>
                  <w:rPrChange w:id="1093" w:author="ELSA CRISTINA ARENAS MARTINEZ" w:date="2022-09-19T17:15:00Z">
                    <w:rPr/>
                  </w:rPrChange>
                </w:rPr>
                <w:t>s</w:t>
              </w:r>
            </w:ins>
            <w:ins w:id="1094" w:author="ELSA CRISTINA ARENAS MARTINEZ" w:date="2022-09-19T17:14:00Z">
              <w:r w:rsidRPr="007E2BDD">
                <w:rPr>
                  <w:highlight w:val="yellow"/>
                  <w:rPrChange w:id="1095" w:author="ELSA CRISTINA ARENAS MARTINEZ" w:date="2022-09-19T17:15:00Z">
                    <w:rPr/>
                  </w:rPrChange>
                </w:rPr>
                <w:t xml:space="preserve">is </w:t>
              </w:r>
            </w:ins>
            <w:ins w:id="1096" w:author="ELSA CRISTINA ARENAS MARTINEZ" w:date="2022-09-19T17:15:00Z">
              <w:r w:rsidRPr="007E2BDD">
                <w:rPr>
                  <w:highlight w:val="yellow"/>
                  <w:rPrChange w:id="1097" w:author="ELSA CRISTINA ARENAS MARTINEZ" w:date="2022-09-19T17:15:00Z">
                    <w:rPr/>
                  </w:rPrChange>
                </w:rPr>
                <w:t>Sistema Operativos de RED</w:t>
              </w:r>
            </w:ins>
          </w:p>
          <w:p w14:paraId="344B9C49" w14:textId="1B7FB3ED" w:rsidR="0051055A" w:rsidRPr="00C15A00" w:rsidRDefault="0051055A" w:rsidP="00C15A00"/>
          <w:p w14:paraId="58043D54" w14:textId="4C58E1B4" w:rsidR="0051055A" w:rsidRPr="00C15A00" w:rsidRDefault="0051055A" w:rsidP="00C15A00">
            <w:pPr>
              <w:snapToGrid w:val="0"/>
              <w:spacing w:after="120"/>
              <w:rPr>
                <w:lang w:val="es-ES_tradnl"/>
              </w:rPr>
            </w:pPr>
          </w:p>
          <w:p w14:paraId="35B19CCD" w14:textId="5F459C81" w:rsidR="0051055A" w:rsidRPr="00C15A00" w:rsidRDefault="001C5087" w:rsidP="00C15A00">
            <w:pPr>
              <w:snapToGrid w:val="0"/>
              <w:spacing w:after="120"/>
              <w:rPr>
                <w:lang w:val="es-ES_tradnl"/>
              </w:rPr>
            </w:pPr>
            <w:r w:rsidRPr="00C15A00">
              <w:rPr>
                <w:noProof/>
                <w:lang w:val="es-CO"/>
              </w:rPr>
              <mc:AlternateContent>
                <mc:Choice Requires="wps">
                  <w:drawing>
                    <wp:anchor distT="0" distB="0" distL="114300" distR="114300" simplePos="0" relativeHeight="251795456" behindDoc="0" locked="0" layoutInCell="1" allowOverlap="1" wp14:anchorId="5917222A" wp14:editId="09283768">
                      <wp:simplePos x="0" y="0"/>
                      <wp:positionH relativeFrom="column">
                        <wp:posOffset>4054475</wp:posOffset>
                      </wp:positionH>
                      <wp:positionV relativeFrom="paragraph">
                        <wp:posOffset>196214</wp:posOffset>
                      </wp:positionV>
                      <wp:extent cx="1771650" cy="1866900"/>
                      <wp:effectExtent l="76200" t="38100" r="57150" b="95250"/>
                      <wp:wrapNone/>
                      <wp:docPr id="20" name="Elipse 20"/>
                      <wp:cNvGraphicFramePr/>
                      <a:graphic xmlns:a="http://schemas.openxmlformats.org/drawingml/2006/main">
                        <a:graphicData uri="http://schemas.microsoft.com/office/word/2010/wordprocessingShape">
                          <wps:wsp>
                            <wps:cNvSpPr/>
                            <wps:spPr>
                              <a:xfrm>
                                <a:off x="0" y="0"/>
                                <a:ext cx="1771650" cy="1866900"/>
                              </a:xfrm>
                              <a:prstGeom prst="ellipse">
                                <a:avLst/>
                              </a:prstGeom>
                              <a:solidFill>
                                <a:schemeClr val="bg1">
                                  <a:lumMod val="50000"/>
                                </a:schemeClr>
                              </a:solidFill>
                              <a:ln w="38100">
                                <a:solidFill>
                                  <a:schemeClr val="bg1">
                                    <a:lumMod val="95000"/>
                                  </a:schemeClr>
                                </a:solidFill>
                                <a:prstDash val="dash"/>
                              </a:ln>
                            </wps:spPr>
                            <wps:style>
                              <a:lnRef idx="1">
                                <a:schemeClr val="accent1"/>
                              </a:lnRef>
                              <a:fillRef idx="3">
                                <a:schemeClr val="accent1"/>
                              </a:fillRef>
                              <a:effectRef idx="2">
                                <a:schemeClr val="accent1"/>
                              </a:effectRef>
                              <a:fontRef idx="minor">
                                <a:schemeClr val="lt1"/>
                              </a:fontRef>
                            </wps:style>
                            <wps:txbx>
                              <w:txbxContent>
                                <w:p w14:paraId="53762D5D" w14:textId="77777777" w:rsidR="00BD7376" w:rsidRPr="00664B9B" w:rsidRDefault="00BD7376" w:rsidP="0051055A">
                                  <w:pPr>
                                    <w:jc w:val="center"/>
                                    <w:rPr>
                                      <w:sz w:val="20"/>
                                      <w:szCs w:val="20"/>
                                      <w:lang w:val="es-ES"/>
                                    </w:rPr>
                                  </w:pPr>
                                  <w:r>
                                    <w:rPr>
                                      <w:noProof/>
                                      <w:color w:val="FF0000"/>
                                      <w:lang w:val="es-CO"/>
                                    </w:rPr>
                                    <w:drawing>
                                      <wp:inline distT="0" distB="0" distL="0" distR="0" wp14:anchorId="77B73880" wp14:editId="4AFF8009">
                                        <wp:extent cx="607695" cy="607695"/>
                                        <wp:effectExtent l="0" t="0" r="1905" b="0"/>
                                        <wp:docPr id="138" name="Gráfico 138" descr="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áfico 21" descr="Internet"/>
                                                <pic:cNvPicPr/>
                                              </pic:nvPicPr>
                                              <pic:blipFill>
                                                <a:blip r:embed="rId81">
                                                  <a:extLst>
                                                    <a:ext uri="{28A0092B-C50C-407E-A947-70E740481C1C}">
                                                      <a14:useLocalDpi xmlns:a14="http://schemas.microsoft.com/office/drawing/2010/main" val="0"/>
                                                    </a:ext>
                                                    <a:ext uri="{96DAC541-7B7A-43D3-8B79-37D633B846F1}">
                                                      <asvg:svgBlip xmlns:asvg="http://schemas.microsoft.com/office/drawing/2016/SVG/main" r:embed="rId82"/>
                                                    </a:ext>
                                                  </a:extLst>
                                                </a:blip>
                                                <a:stretch>
                                                  <a:fillRect/>
                                                </a:stretch>
                                              </pic:blipFill>
                                              <pic:spPr>
                                                <a:xfrm>
                                                  <a:off x="0" y="0"/>
                                                  <a:ext cx="607695" cy="607695"/>
                                                </a:xfrm>
                                                <a:prstGeom prst="rect">
                                                  <a:avLst/>
                                                </a:prstGeom>
                                              </pic:spPr>
                                            </pic:pic>
                                          </a:graphicData>
                                        </a:graphic>
                                      </wp:inline>
                                    </w:drawing>
                                  </w:r>
                                  <w:r w:rsidRPr="00664B9B">
                                    <w:rPr>
                                      <w:sz w:val="20"/>
                                      <w:szCs w:val="20"/>
                                      <w:lang w:val="es-ES"/>
                                    </w:rPr>
                                    <w:t>Sistemas operativos de 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17222A" id="Elipse 20" o:spid="_x0000_s1052" style="position:absolute;margin-left:319.25pt;margin-top:15.45pt;width:139.5pt;height:147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" fillcolor="#7f7f7f [1612]" strokecolor="#f2f2f2 [3052]" strokeweight="3pt">
                      <v:stroke dashstyle="dash"/>
                      <v:shadow on="t" color="black" opacity="22937f" origin=",.5" offset="0,.63889mm"/>
                      <v:textbox>
                        <w:txbxContent>
                          <w:p w14:paraId="53762D5D" w14:textId="77777777" w:rsidR="00BD7376" w:rsidRPr="00664B9B" w:rsidRDefault="00BD7376" w:rsidP="0051055A">
                            <w:pPr>
                              <w:jc w:val="center"/>
                              <w:rPr>
                                <w:sz w:val="20"/>
                                <w:szCs w:val="20"/>
                                <w:lang w:val="es-ES"/>
                              </w:rPr>
                            </w:pPr>
                            <w:r>
                              <w:rPr>
                                <w:noProof/>
                                <w:color w:val="FF0000"/>
                                <w:lang w:val="es-CO"/>
                              </w:rPr>
                              <w:drawing>
                                <wp:inline distT="0" distB="0" distL="0" distR="0" wp14:anchorId="77B73880" wp14:editId="4AFF8009">
                                  <wp:extent cx="607695" cy="607695"/>
                                  <wp:effectExtent l="0" t="0" r="1905" b="0"/>
                                  <wp:docPr id="138" name="Gráfico 138" descr="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áfico 21" descr="Internet"/>
                                          <pic:cNvPicPr/>
                                        </pic:nvPicPr>
                                        <pic:blipFill>
                                          <a:blip r:embed="rId83">
                                            <a:extLst>
                                              <a:ext uri="{28A0092B-C50C-407E-A947-70E740481C1C}">
                                                <a14:useLocalDpi xmlns:a14="http://schemas.microsoft.com/office/drawing/2010/main" val="0"/>
                                              </a:ext>
                                              <a:ext uri="{96DAC541-7B7A-43D3-8B79-37D633B846F1}">
                                                <asvg:svgBlip xmlns:asvg="http://schemas.microsoft.com/office/drawing/2016/SVG/main" r:embed="rId84"/>
                                              </a:ext>
                                            </a:extLst>
                                          </a:blip>
                                          <a:stretch>
                                            <a:fillRect/>
                                          </a:stretch>
                                        </pic:blipFill>
                                        <pic:spPr>
                                          <a:xfrm>
                                            <a:off x="0" y="0"/>
                                            <a:ext cx="607695" cy="607695"/>
                                          </a:xfrm>
                                          <a:prstGeom prst="rect">
                                            <a:avLst/>
                                          </a:prstGeom>
                                        </pic:spPr>
                                      </pic:pic>
                                    </a:graphicData>
                                  </a:graphic>
                                </wp:inline>
                              </w:drawing>
                            </w:r>
                            <w:r w:rsidRPr="00664B9B">
                              <w:rPr>
                                <w:sz w:val="20"/>
                                <w:szCs w:val="20"/>
                                <w:lang w:val="es-ES"/>
                              </w:rPr>
                              <w:t>Sistemas operativos de red</w:t>
                            </w:r>
                          </w:p>
                        </w:txbxContent>
                      </v:textbox>
                    </v:oval>
                  </w:pict>
                </mc:Fallback>
              </mc:AlternateContent>
            </w:r>
          </w:p>
          <w:p w14:paraId="79D943C7" w14:textId="723BD726" w:rsidR="0051055A" w:rsidRPr="00C15A00" w:rsidRDefault="0051055A" w:rsidP="00C15A00">
            <w:pPr>
              <w:snapToGrid w:val="0"/>
              <w:spacing w:after="120"/>
              <w:rPr>
                <w:lang w:val="es-ES_tradnl"/>
              </w:rPr>
            </w:pPr>
          </w:p>
          <w:p w14:paraId="1F0A2B4C" w14:textId="692A1211" w:rsidR="0051055A" w:rsidRPr="00C15A00" w:rsidRDefault="0051055A" w:rsidP="00C15A00">
            <w:pPr>
              <w:snapToGrid w:val="0"/>
              <w:spacing w:after="120"/>
              <w:rPr>
                <w:lang w:val="es-ES_tradnl"/>
              </w:rPr>
            </w:pPr>
          </w:p>
          <w:p w14:paraId="642BBBC7" w14:textId="7A361EF6" w:rsidR="0051055A" w:rsidRPr="00C15A00" w:rsidRDefault="0051055A" w:rsidP="00C15A00">
            <w:pPr>
              <w:snapToGrid w:val="0"/>
              <w:spacing w:after="120"/>
              <w:rPr>
                <w:lang w:val="es-ES_tradnl"/>
              </w:rPr>
            </w:pPr>
          </w:p>
          <w:p w14:paraId="7CCFB1D5" w14:textId="59BE3802" w:rsidR="0051055A" w:rsidRPr="00C15A00" w:rsidRDefault="0051055A" w:rsidP="00C15A00">
            <w:pPr>
              <w:snapToGrid w:val="0"/>
              <w:spacing w:after="120"/>
              <w:rPr>
                <w:lang w:val="es-ES_tradnl"/>
              </w:rPr>
            </w:pPr>
          </w:p>
          <w:p w14:paraId="46E631D6" w14:textId="77777777" w:rsidR="0051055A" w:rsidRPr="00C15A00" w:rsidRDefault="0051055A" w:rsidP="00C15A00">
            <w:pPr>
              <w:snapToGrid w:val="0"/>
              <w:spacing w:after="120"/>
              <w:rPr>
                <w:lang w:val="es-ES_tradnl"/>
              </w:rPr>
            </w:pPr>
          </w:p>
          <w:p w14:paraId="0812C985" w14:textId="4A8898D5" w:rsidR="0051055A" w:rsidRPr="00C15A00" w:rsidRDefault="001C5087" w:rsidP="00C15A00">
            <w:pPr>
              <w:snapToGrid w:val="0"/>
              <w:spacing w:after="120"/>
              <w:rPr>
                <w:lang w:val="es-ES_tradnl"/>
              </w:rPr>
            </w:pPr>
            <w:r>
              <w:rPr>
                <w:noProof/>
                <w:lang w:val="es-ES_tradnl"/>
              </w:rPr>
              <mc:AlternateContent>
                <mc:Choice Requires="wpg">
                  <w:drawing>
                    <wp:anchor distT="0" distB="0" distL="114300" distR="114300" simplePos="0" relativeHeight="251776000" behindDoc="0" locked="0" layoutInCell="1" allowOverlap="1" wp14:anchorId="05823D3D" wp14:editId="42DA8AC7">
                      <wp:simplePos x="0" y="0"/>
                      <wp:positionH relativeFrom="column">
                        <wp:posOffset>848995</wp:posOffset>
                      </wp:positionH>
                      <wp:positionV relativeFrom="paragraph">
                        <wp:posOffset>200025</wp:posOffset>
                      </wp:positionV>
                      <wp:extent cx="3419475" cy="2562225"/>
                      <wp:effectExtent l="76200" t="95250" r="85725" b="104775"/>
                      <wp:wrapNone/>
                      <wp:docPr id="71" name="Grupo 71"/>
                      <wp:cNvGraphicFramePr/>
                      <a:graphic xmlns:a="http://schemas.openxmlformats.org/drawingml/2006/main">
                        <a:graphicData uri="http://schemas.microsoft.com/office/word/2010/wordprocessingGroup">
                          <wpg:wgp>
                            <wpg:cNvGrpSpPr/>
                            <wpg:grpSpPr>
                              <a:xfrm>
                                <a:off x="0" y="0"/>
                                <a:ext cx="3419475" cy="2562225"/>
                                <a:chOff x="0" y="0"/>
                                <a:chExt cx="3867150" cy="2695575"/>
                              </a:xfrm>
                            </wpg:grpSpPr>
                            <wps:wsp>
                              <wps:cNvPr id="57" name="Conector recto de flecha 57"/>
                              <wps:cNvCnPr/>
                              <wps:spPr>
                                <a:xfrm flipV="1">
                                  <a:off x="3162300" y="0"/>
                                  <a:ext cx="704850" cy="762000"/>
                                </a:xfrm>
                                <a:prstGeom prst="straightConnector1">
                                  <a:avLst/>
                                </a:prstGeom>
                                <a:ln w="38100">
                                  <a:solidFill>
                                    <a:schemeClr val="accent3"/>
                                  </a:solidFill>
                                  <a:headEnd type="oval" w="med" len="med"/>
                                  <a:tailEnd type="oval" w="med" len="med"/>
                                </a:ln>
                              </wps:spPr>
                              <wps:style>
                                <a:lnRef idx="2">
                                  <a:schemeClr val="accent1"/>
                                </a:lnRef>
                                <a:fillRef idx="0">
                                  <a:schemeClr val="accent1"/>
                                </a:fillRef>
                                <a:effectRef idx="1">
                                  <a:schemeClr val="accent1"/>
                                </a:effectRef>
                                <a:fontRef idx="minor">
                                  <a:schemeClr val="tx1"/>
                                </a:fontRef>
                              </wps:style>
                              <wps:bodyPr/>
                            </wps:wsp>
                            <wps:wsp>
                              <wps:cNvPr id="60" name="Rectángulo 60"/>
                              <wps:cNvSpPr/>
                              <wps:spPr>
                                <a:xfrm>
                                  <a:off x="0" y="952500"/>
                                  <a:ext cx="1381125" cy="371475"/>
                                </a:xfrm>
                                <a:prstGeom prst="rect">
                                  <a:avLst/>
                                </a:prstGeom>
                                <a:noFill/>
                                <a:ln w="38100">
                                  <a:solidFill>
                                    <a:schemeClr val="accent3"/>
                                  </a:solidFill>
                                  <a:prstDash val="lgDash"/>
                                </a:ln>
                              </wps:spPr>
                              <wps:style>
                                <a:lnRef idx="1">
                                  <a:schemeClr val="accent1"/>
                                </a:lnRef>
                                <a:fillRef idx="3">
                                  <a:schemeClr val="accent1"/>
                                </a:fillRef>
                                <a:effectRef idx="2">
                                  <a:schemeClr val="accent1"/>
                                </a:effectRef>
                                <a:fontRef idx="minor">
                                  <a:schemeClr val="lt1"/>
                                </a:fontRef>
                              </wps:style>
                              <wps:txbx>
                                <w:txbxContent>
                                  <w:p w14:paraId="6348CDA3" w14:textId="77777777" w:rsidR="00BD7376" w:rsidRPr="00664B9B" w:rsidRDefault="00BD7376" w:rsidP="0051055A">
                                    <w:pPr>
                                      <w:jc w:val="center"/>
                                      <w:rPr>
                                        <w:color w:val="000000" w:themeColor="text1"/>
                                        <w:lang w:val="es-ES"/>
                                      </w:rPr>
                                    </w:pPr>
                                    <w:r>
                                      <w:rPr>
                                        <w:color w:val="000000" w:themeColor="text1"/>
                                        <w:lang w:val="es-ES"/>
                                      </w:rPr>
                                      <w:t>Cable UTP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ángulo 61"/>
                              <wps:cNvSpPr/>
                              <wps:spPr>
                                <a:xfrm>
                                  <a:off x="219075" y="1619250"/>
                                  <a:ext cx="1381125" cy="371475"/>
                                </a:xfrm>
                                <a:prstGeom prst="rect">
                                  <a:avLst/>
                                </a:prstGeom>
                                <a:noFill/>
                                <a:ln w="38100">
                                  <a:solidFill>
                                    <a:schemeClr val="accent3"/>
                                  </a:solidFill>
                                  <a:prstDash val="lgDash"/>
                                </a:ln>
                              </wps:spPr>
                              <wps:style>
                                <a:lnRef idx="1">
                                  <a:schemeClr val="accent1"/>
                                </a:lnRef>
                                <a:fillRef idx="3">
                                  <a:schemeClr val="accent1"/>
                                </a:fillRef>
                                <a:effectRef idx="2">
                                  <a:schemeClr val="accent1"/>
                                </a:effectRef>
                                <a:fontRef idx="minor">
                                  <a:schemeClr val="lt1"/>
                                </a:fontRef>
                              </wps:style>
                              <wps:txbx>
                                <w:txbxContent>
                                  <w:p w14:paraId="28059CF3" w14:textId="77777777" w:rsidR="00BD7376" w:rsidRPr="00664B9B" w:rsidRDefault="00BD7376" w:rsidP="0051055A">
                                    <w:pPr>
                                      <w:jc w:val="center"/>
                                      <w:rPr>
                                        <w:color w:val="000000" w:themeColor="text1"/>
                                        <w:lang w:val="es-ES"/>
                                      </w:rPr>
                                    </w:pPr>
                                    <w:r>
                                      <w:rPr>
                                        <w:color w:val="000000" w:themeColor="text1"/>
                                        <w:lang w:val="es-ES"/>
                                      </w:rPr>
                                      <w:t>Coaxial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ángulo 66"/>
                              <wps:cNvSpPr/>
                              <wps:spPr>
                                <a:xfrm>
                                  <a:off x="600075" y="2324100"/>
                                  <a:ext cx="1381125" cy="371475"/>
                                </a:xfrm>
                                <a:prstGeom prst="rect">
                                  <a:avLst/>
                                </a:prstGeom>
                                <a:noFill/>
                                <a:ln w="38100">
                                  <a:solidFill>
                                    <a:schemeClr val="accent3"/>
                                  </a:solidFill>
                                  <a:prstDash val="lgDash"/>
                                </a:ln>
                              </wps:spPr>
                              <wps:style>
                                <a:lnRef idx="1">
                                  <a:schemeClr val="accent1"/>
                                </a:lnRef>
                                <a:fillRef idx="3">
                                  <a:schemeClr val="accent1"/>
                                </a:fillRef>
                                <a:effectRef idx="2">
                                  <a:schemeClr val="accent1"/>
                                </a:effectRef>
                                <a:fontRef idx="minor">
                                  <a:schemeClr val="lt1"/>
                                </a:fontRef>
                              </wps:style>
                              <wps:txbx>
                                <w:txbxContent>
                                  <w:p w14:paraId="2BE70053" w14:textId="77777777" w:rsidR="00BD7376" w:rsidRPr="00664B9B" w:rsidRDefault="00BD7376" w:rsidP="0051055A">
                                    <w:pPr>
                                      <w:jc w:val="center"/>
                                      <w:rPr>
                                        <w:color w:val="000000" w:themeColor="text1"/>
                                        <w:lang w:val="es-ES"/>
                                      </w:rPr>
                                    </w:pPr>
                                    <w:r>
                                      <w:rPr>
                                        <w:color w:val="000000" w:themeColor="text1"/>
                                        <w:lang w:val="es-ES"/>
                                      </w:rPr>
                                      <w:t>Fibra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Conector recto de flecha 67"/>
                              <wps:cNvCnPr/>
                              <wps:spPr>
                                <a:xfrm flipV="1">
                                  <a:off x="1514475" y="904875"/>
                                  <a:ext cx="895350" cy="238125"/>
                                </a:xfrm>
                                <a:prstGeom prst="straightConnector1">
                                  <a:avLst/>
                                </a:prstGeom>
                                <a:ln w="38100">
                                  <a:solidFill>
                                    <a:schemeClr val="accent3"/>
                                  </a:solidFill>
                                  <a:headEnd type="oval" w="med" len="med"/>
                                  <a:tailEnd type="oval" w="med" len="med"/>
                                </a:ln>
                              </wps:spPr>
                              <wps:style>
                                <a:lnRef idx="2">
                                  <a:schemeClr val="accent1"/>
                                </a:lnRef>
                                <a:fillRef idx="0">
                                  <a:schemeClr val="accent1"/>
                                </a:fillRef>
                                <a:effectRef idx="1">
                                  <a:schemeClr val="accent1"/>
                                </a:effectRef>
                                <a:fontRef idx="minor">
                                  <a:schemeClr val="tx1"/>
                                </a:fontRef>
                              </wps:style>
                              <wps:bodyPr/>
                            </wps:wsp>
                            <wps:wsp>
                              <wps:cNvPr id="68" name="Conector recto de flecha 68"/>
                              <wps:cNvCnPr/>
                              <wps:spPr>
                                <a:xfrm flipV="1">
                                  <a:off x="1733550" y="1381125"/>
                                  <a:ext cx="781050" cy="361950"/>
                                </a:xfrm>
                                <a:prstGeom prst="straightConnector1">
                                  <a:avLst/>
                                </a:prstGeom>
                                <a:ln w="38100">
                                  <a:solidFill>
                                    <a:schemeClr val="accent3"/>
                                  </a:solidFill>
                                  <a:headEnd type="oval" w="med" len="med"/>
                                  <a:tailEnd type="oval" w="med" len="med"/>
                                </a:ln>
                              </wps:spPr>
                              <wps:style>
                                <a:lnRef idx="2">
                                  <a:schemeClr val="accent1"/>
                                </a:lnRef>
                                <a:fillRef idx="0">
                                  <a:schemeClr val="accent1"/>
                                </a:fillRef>
                                <a:effectRef idx="1">
                                  <a:schemeClr val="accent1"/>
                                </a:effectRef>
                                <a:fontRef idx="minor">
                                  <a:schemeClr val="tx1"/>
                                </a:fontRef>
                              </wps:style>
                              <wps:bodyPr/>
                            </wps:wsp>
                            <wps:wsp>
                              <wps:cNvPr id="69" name="Conector recto de flecha 69"/>
                              <wps:cNvCnPr/>
                              <wps:spPr>
                                <a:xfrm flipV="1">
                                  <a:off x="2095500" y="1685925"/>
                                  <a:ext cx="695325" cy="685800"/>
                                </a:xfrm>
                                <a:prstGeom prst="straightConnector1">
                                  <a:avLst/>
                                </a:prstGeom>
                                <a:ln w="38100">
                                  <a:solidFill>
                                    <a:schemeClr val="accent3"/>
                                  </a:solidFill>
                                  <a:headEnd type="oval" w="med" len="med"/>
                                  <a:tailEnd type="oval" w="med" len="med"/>
                                </a:ln>
                              </wps:spPr>
                              <wps:style>
                                <a:lnRef idx="2">
                                  <a:schemeClr val="accent1"/>
                                </a:lnRef>
                                <a:fillRef idx="0">
                                  <a:schemeClr val="accent1"/>
                                </a:fillRef>
                                <a:effectRef idx="1">
                                  <a:schemeClr val="accent1"/>
                                </a:effectRef>
                                <a:fontRef idx="minor">
                                  <a:schemeClr val="tx1"/>
                                </a:fontRef>
                              </wps:style>
                              <wps:bodyPr/>
                            </wps:wsp>
                            <wps:wsp>
                              <wps:cNvPr id="55" name="Elipse 55"/>
                              <wps:cNvSpPr/>
                              <wps:spPr>
                                <a:xfrm>
                                  <a:off x="2019300" y="466725"/>
                                  <a:ext cx="1485900" cy="1371600"/>
                                </a:xfrm>
                                <a:prstGeom prst="ellipse">
                                  <a:avLst/>
                                </a:prstGeom>
                                <a:solidFill>
                                  <a:schemeClr val="accent3"/>
                                </a:solidFill>
                                <a:ln w="38100">
                                  <a:solidFill>
                                    <a:schemeClr val="bg1">
                                      <a:lumMod val="95000"/>
                                    </a:schemeClr>
                                  </a:solidFill>
                                  <a:prstDash val="dash"/>
                                </a:ln>
                              </wps:spPr>
                              <wps:style>
                                <a:lnRef idx="1">
                                  <a:schemeClr val="accent1"/>
                                </a:lnRef>
                                <a:fillRef idx="3">
                                  <a:schemeClr val="accent1"/>
                                </a:fillRef>
                                <a:effectRef idx="2">
                                  <a:schemeClr val="accent1"/>
                                </a:effectRef>
                                <a:fontRef idx="minor">
                                  <a:schemeClr val="lt1"/>
                                </a:fontRef>
                              </wps:style>
                              <wps:txbx>
                                <w:txbxContent>
                                  <w:p w14:paraId="5F143B5B" w14:textId="77777777" w:rsidR="00BD7376" w:rsidRPr="005E54E7" w:rsidRDefault="00BD7376" w:rsidP="0051055A">
                                    <w:pPr>
                                      <w:jc w:val="center"/>
                                      <w:rPr>
                                        <w:lang w:val="es-ES"/>
                                      </w:rPr>
                                    </w:pPr>
                                    <w:r>
                                      <w:rPr>
                                        <w:noProof/>
                                        <w:sz w:val="18"/>
                                        <w:szCs w:val="18"/>
                                        <w:lang w:val="es-CO"/>
                                      </w:rPr>
                                      <w:drawing>
                                        <wp:inline distT="0" distB="0" distL="0" distR="0" wp14:anchorId="2636000E" wp14:editId="00ACE571">
                                          <wp:extent cx="523875" cy="523875"/>
                                          <wp:effectExtent l="0" t="0" r="9525" b="0"/>
                                          <wp:docPr id="142" name="Gráfico 58" descr="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áfico 58" descr="USB"/>
                                                  <pic:cNvPicPr/>
                                                </pic:nvPicPr>
                                                <pic:blipFill>
                                                  <a:blip r:embed="rId85">
                                                    <a:extLst>
                                                      <a:ext uri="{28A0092B-C50C-407E-A947-70E740481C1C}">
                                                        <a14:useLocalDpi xmlns:a14="http://schemas.microsoft.com/office/drawing/2010/main" val="0"/>
                                                      </a:ext>
                                                      <a:ext uri="{96DAC541-7B7A-43D3-8B79-37D633B846F1}">
                                                        <asvg:svgBlip xmlns:asvg="http://schemas.microsoft.com/office/drawing/2016/SVG/main" r:embed="rId86"/>
                                                      </a:ext>
                                                    </a:extLst>
                                                  </a:blip>
                                                  <a:stretch>
                                                    <a:fillRect/>
                                                  </a:stretch>
                                                </pic:blipFill>
                                                <pic:spPr>
                                                  <a:xfrm>
                                                    <a:off x="0" y="0"/>
                                                    <a:ext cx="523875" cy="523875"/>
                                                  </a:xfrm>
                                                  <a:prstGeom prst="rect">
                                                    <a:avLst/>
                                                  </a:prstGeom>
                                                </pic:spPr>
                                              </pic:pic>
                                            </a:graphicData>
                                          </a:graphic>
                                        </wp:inline>
                                      </w:drawing>
                                    </w:r>
                                    <w:r>
                                      <w:rPr>
                                        <w:sz w:val="18"/>
                                        <w:szCs w:val="18"/>
                                        <w:lang w:val="es-ES"/>
                                      </w:rPr>
                                      <w:t>Medios de transmisión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823D3D" id="Grupo 71" o:spid="_x0000_s1053" style="position:absolute;margin-left:66.85pt;margin-top:15.75pt;width:269.25pt;height:201.75pt;z-index:251776000;mso-position-horizontal-relative:text;mso-position-vertical-relative:text;mso-width-relative:margin;mso-height-relative:margin" coordsize="38671,26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">
                      <v:shape id="Conector recto de flecha 57" o:spid="_x0000_s1054" type="#_x0000_t32" style="position:absolute;left:31623;width:7048;height:76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" strokecolor="#9bbb59 [3206]" strokeweight="3pt">
                        <v:stroke startarrow="oval" endarrow="oval"/>
                        <v:shadow on="t" color="black" opacity="24903f" origin=",.5" offset="0,.55556mm"/>
                      </v:shape>
                      <v:rect id="Rectángulo 60" o:spid="_x0000_s1055" style="position:absolute;top:9525;width:13811;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" filled="f" strokecolor="#9bbb59 [3206]" strokeweight="3pt">
                        <v:stroke dashstyle="longDash"/>
                        <v:shadow on="t" color="black" opacity="22937f" origin=",.5" offset="0,.63889mm"/>
                        <v:textbox>
                          <w:txbxContent>
                            <w:p w14:paraId="6348CDA3" w14:textId="77777777" w:rsidR="00BD7376" w:rsidRPr="00664B9B" w:rsidRDefault="00BD7376" w:rsidP="0051055A">
                              <w:pPr>
                                <w:jc w:val="center"/>
                                <w:rPr>
                                  <w:color w:val="000000" w:themeColor="text1"/>
                                  <w:lang w:val="es-ES"/>
                                </w:rPr>
                              </w:pPr>
                              <w:r>
                                <w:rPr>
                                  <w:color w:val="000000" w:themeColor="text1"/>
                                  <w:lang w:val="es-ES"/>
                                </w:rPr>
                                <w:t>Cable UTP</w:t>
                              </w:r>
                            </w:p>
                          </w:txbxContent>
                        </v:textbox>
                      </v:rect>
                      <v:rect id="Rectángulo 61" o:spid="_x0000_s1056" style="position:absolute;left:2190;top:16192;width:13812;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" filled="f" strokecolor="#9bbb59 [3206]" strokeweight="3pt">
                        <v:stroke dashstyle="longDash"/>
                        <v:shadow on="t" color="black" opacity="22937f" origin=",.5" offset="0,.63889mm"/>
                        <v:textbox>
                          <w:txbxContent>
                            <w:p w14:paraId="28059CF3" w14:textId="77777777" w:rsidR="00BD7376" w:rsidRPr="00664B9B" w:rsidRDefault="00BD7376" w:rsidP="0051055A">
                              <w:pPr>
                                <w:jc w:val="center"/>
                                <w:rPr>
                                  <w:color w:val="000000" w:themeColor="text1"/>
                                  <w:lang w:val="es-ES"/>
                                </w:rPr>
                              </w:pPr>
                              <w:r>
                                <w:rPr>
                                  <w:color w:val="000000" w:themeColor="text1"/>
                                  <w:lang w:val="es-ES"/>
                                </w:rPr>
                                <w:t>Coaxial</w:t>
                              </w:r>
                            </w:p>
                          </w:txbxContent>
                        </v:textbox>
                      </v:rect>
                      <v:rect id="Rectángulo 66" o:spid="_x0000_s1057" style="position:absolute;left:6000;top:23241;width:13812;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" filled="f" strokecolor="#9bbb59 [3206]" strokeweight="3pt">
                        <v:stroke dashstyle="longDash"/>
                        <v:shadow on="t" color="black" opacity="22937f" origin=",.5" offset="0,.63889mm"/>
                        <v:textbox>
                          <w:txbxContent>
                            <w:p w14:paraId="2BE70053" w14:textId="77777777" w:rsidR="00BD7376" w:rsidRPr="00664B9B" w:rsidRDefault="00BD7376" w:rsidP="0051055A">
                              <w:pPr>
                                <w:jc w:val="center"/>
                                <w:rPr>
                                  <w:color w:val="000000" w:themeColor="text1"/>
                                  <w:lang w:val="es-ES"/>
                                </w:rPr>
                              </w:pPr>
                              <w:r>
                                <w:rPr>
                                  <w:color w:val="000000" w:themeColor="text1"/>
                                  <w:lang w:val="es-ES"/>
                                </w:rPr>
                                <w:t>Fibra</w:t>
                              </w:r>
                            </w:p>
                          </w:txbxContent>
                        </v:textbox>
                      </v:rect>
                      <v:shape id="Conector recto de flecha 67" o:spid="_x0000_s1058" type="#_x0000_t32" style="position:absolute;left:15144;top:9048;width:8954;height:23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" strokecolor="#9bbb59 [3206]" strokeweight="3pt">
                        <v:stroke startarrow="oval" endarrow="oval"/>
                        <v:shadow on="t" color="black" opacity="24903f" origin=",.5" offset="0,.55556mm"/>
                      </v:shape>
                      <v:shape id="Conector recto de flecha 68" o:spid="_x0000_s1059" type="#_x0000_t32" style="position:absolute;left:17335;top:13811;width:7811;height:36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" strokecolor="#9bbb59 [3206]" strokeweight="3pt">
                        <v:stroke startarrow="oval" endarrow="oval"/>
                        <v:shadow on="t" color="black" opacity="24903f" origin=",.5" offset="0,.55556mm"/>
                      </v:shape>
                      <v:shape id="Conector recto de flecha 69" o:spid="_x0000_s1060" type="#_x0000_t32" style="position:absolute;left:20955;top:16859;width:6953;height:6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" strokecolor="#9bbb59 [3206]" strokeweight="3pt">
                        <v:stroke startarrow="oval" endarrow="oval"/>
                        <v:shadow on="t" color="black" opacity="24903f" origin=",.5" offset="0,.55556mm"/>
                      </v:shape>
                      <v:oval id="Elipse 55" o:spid="_x0000_s1061" style="position:absolute;left:20193;top:4667;width:14859;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" fillcolor="#9bbb59 [3206]" strokecolor="#f2f2f2 [3052]" strokeweight="3pt">
                        <v:stroke dashstyle="dash"/>
                        <v:shadow on="t" color="black" opacity="22937f" origin=",.5" offset="0,.63889mm"/>
                        <v:textbox>
                          <w:txbxContent>
                            <w:p w14:paraId="5F143B5B" w14:textId="77777777" w:rsidR="00BD7376" w:rsidRPr="005E54E7" w:rsidRDefault="00BD7376" w:rsidP="0051055A">
                              <w:pPr>
                                <w:jc w:val="center"/>
                                <w:rPr>
                                  <w:lang w:val="es-ES"/>
                                </w:rPr>
                              </w:pPr>
                              <w:r>
                                <w:rPr>
                                  <w:noProof/>
                                  <w:sz w:val="18"/>
                                  <w:szCs w:val="18"/>
                                  <w:lang w:val="es-CO"/>
                                </w:rPr>
                                <w:drawing>
                                  <wp:inline distT="0" distB="0" distL="0" distR="0" wp14:anchorId="2636000E" wp14:editId="00ACE571">
                                    <wp:extent cx="523875" cy="523875"/>
                                    <wp:effectExtent l="0" t="0" r="9525" b="0"/>
                                    <wp:docPr id="142" name="Gráfico 58" descr="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áfico 58" descr="USB"/>
                                            <pic:cNvPicPr/>
                                          </pic:nvPicPr>
                                          <pic:blipFill>
                                            <a:blip r:embed="rId87">
                                              <a:extLst>
                                                <a:ext uri="{28A0092B-C50C-407E-A947-70E740481C1C}">
                                                  <a14:useLocalDpi xmlns:a14="http://schemas.microsoft.com/office/drawing/2010/main" val="0"/>
                                                </a:ext>
                                                <a:ext uri="{96DAC541-7B7A-43D3-8B79-37D633B846F1}">
                                                  <asvg:svgBlip xmlns:asvg="http://schemas.microsoft.com/office/drawing/2016/SVG/main" r:embed="rId88"/>
                                                </a:ext>
                                              </a:extLst>
                                            </a:blip>
                                            <a:stretch>
                                              <a:fillRect/>
                                            </a:stretch>
                                          </pic:blipFill>
                                          <pic:spPr>
                                            <a:xfrm>
                                              <a:off x="0" y="0"/>
                                              <a:ext cx="523875" cy="523875"/>
                                            </a:xfrm>
                                            <a:prstGeom prst="rect">
                                              <a:avLst/>
                                            </a:prstGeom>
                                          </pic:spPr>
                                        </pic:pic>
                                      </a:graphicData>
                                    </a:graphic>
                                  </wp:inline>
                                </w:drawing>
                              </w:r>
                              <w:r>
                                <w:rPr>
                                  <w:sz w:val="18"/>
                                  <w:szCs w:val="18"/>
                                  <w:lang w:val="es-ES"/>
                                </w:rPr>
                                <w:t>Medios de transmisión</w:t>
                              </w:r>
                            </w:p>
                          </w:txbxContent>
                        </v:textbox>
                      </v:oval>
                    </v:group>
                  </w:pict>
                </mc:Fallback>
              </mc:AlternateContent>
            </w:r>
          </w:p>
          <w:p w14:paraId="53C9A092" w14:textId="79BACDA1" w:rsidR="0051055A" w:rsidRPr="00C15A00" w:rsidRDefault="001C5087" w:rsidP="00C15A00">
            <w:pPr>
              <w:snapToGrid w:val="0"/>
              <w:spacing w:after="120"/>
              <w:rPr>
                <w:lang w:val="es-ES_tradnl"/>
              </w:rPr>
            </w:pPr>
            <w:r>
              <w:rPr>
                <w:noProof/>
                <w:lang w:val="es-ES_tradnl"/>
              </w:rPr>
              <mc:AlternateContent>
                <mc:Choice Requires="wpg">
                  <w:drawing>
                    <wp:anchor distT="0" distB="0" distL="114300" distR="114300" simplePos="0" relativeHeight="251794432" behindDoc="0" locked="0" layoutInCell="1" allowOverlap="1" wp14:anchorId="378B8932" wp14:editId="17B0DCC3">
                      <wp:simplePos x="0" y="0"/>
                      <wp:positionH relativeFrom="column">
                        <wp:posOffset>4510405</wp:posOffset>
                      </wp:positionH>
                      <wp:positionV relativeFrom="paragraph">
                        <wp:posOffset>212712</wp:posOffset>
                      </wp:positionV>
                      <wp:extent cx="3590925" cy="2305050"/>
                      <wp:effectExtent l="76200" t="95250" r="85725" b="95250"/>
                      <wp:wrapNone/>
                      <wp:docPr id="73" name="Grupo 73"/>
                      <wp:cNvGraphicFramePr/>
                      <a:graphic xmlns:a="http://schemas.openxmlformats.org/drawingml/2006/main">
                        <a:graphicData uri="http://schemas.microsoft.com/office/word/2010/wordprocessingGroup">
                          <wpg:wgp>
                            <wpg:cNvGrpSpPr/>
                            <wpg:grpSpPr>
                              <a:xfrm>
                                <a:off x="0" y="0"/>
                                <a:ext cx="3590925" cy="2305050"/>
                                <a:chOff x="0" y="0"/>
                                <a:chExt cx="4162425" cy="2876550"/>
                              </a:xfrm>
                            </wpg:grpSpPr>
                            <wps:wsp>
                              <wps:cNvPr id="72" name="Rectángulo 72"/>
                              <wps:cNvSpPr/>
                              <wps:spPr>
                                <a:xfrm>
                                  <a:off x="2762250" y="504825"/>
                                  <a:ext cx="1381125" cy="371475"/>
                                </a:xfrm>
                                <a:prstGeom prst="rect">
                                  <a:avLst/>
                                </a:prstGeom>
                                <a:noFill/>
                                <a:ln w="38100">
                                  <a:solidFill>
                                    <a:schemeClr val="accent4"/>
                                  </a:solidFill>
                                  <a:prstDash val="lgDash"/>
                                </a:ln>
                              </wps:spPr>
                              <wps:style>
                                <a:lnRef idx="1">
                                  <a:schemeClr val="accent1"/>
                                </a:lnRef>
                                <a:fillRef idx="3">
                                  <a:schemeClr val="accent1"/>
                                </a:fillRef>
                                <a:effectRef idx="2">
                                  <a:schemeClr val="accent1"/>
                                </a:effectRef>
                                <a:fontRef idx="minor">
                                  <a:schemeClr val="lt1"/>
                                </a:fontRef>
                              </wps:style>
                              <wps:txbx>
                                <w:txbxContent>
                                  <w:p w14:paraId="73517437" w14:textId="77777777" w:rsidR="00BD7376" w:rsidRPr="00664B9B" w:rsidRDefault="00BD7376" w:rsidP="0051055A">
                                    <w:pPr>
                                      <w:jc w:val="center"/>
                                      <w:rPr>
                                        <w:color w:val="000000" w:themeColor="text1"/>
                                        <w:lang w:val="es-ES"/>
                                      </w:rPr>
                                    </w:pPr>
                                    <w:r>
                                      <w:rPr>
                                        <w:color w:val="000000" w:themeColor="text1"/>
                                        <w:lang w:val="es-ES"/>
                                      </w:rPr>
                                      <w:t>Bus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ángulo 74"/>
                              <wps:cNvSpPr/>
                              <wps:spPr>
                                <a:xfrm>
                                  <a:off x="2752725" y="1133475"/>
                                  <a:ext cx="1381125" cy="371475"/>
                                </a:xfrm>
                                <a:prstGeom prst="rect">
                                  <a:avLst/>
                                </a:prstGeom>
                                <a:noFill/>
                                <a:ln w="38100">
                                  <a:solidFill>
                                    <a:schemeClr val="accent4"/>
                                  </a:solidFill>
                                  <a:prstDash val="lgDash"/>
                                </a:ln>
                              </wps:spPr>
                              <wps:style>
                                <a:lnRef idx="1">
                                  <a:schemeClr val="accent1"/>
                                </a:lnRef>
                                <a:fillRef idx="3">
                                  <a:schemeClr val="accent1"/>
                                </a:fillRef>
                                <a:effectRef idx="2">
                                  <a:schemeClr val="accent1"/>
                                </a:effectRef>
                                <a:fontRef idx="minor">
                                  <a:schemeClr val="lt1"/>
                                </a:fontRef>
                              </wps:style>
                              <wps:txbx>
                                <w:txbxContent>
                                  <w:p w14:paraId="03EAD70D" w14:textId="77777777" w:rsidR="00BD7376" w:rsidRPr="00664B9B" w:rsidRDefault="00BD7376" w:rsidP="0051055A">
                                    <w:pPr>
                                      <w:jc w:val="center"/>
                                      <w:rPr>
                                        <w:color w:val="000000" w:themeColor="text1"/>
                                        <w:lang w:val="es-ES"/>
                                      </w:rPr>
                                    </w:pPr>
                                    <w:r>
                                      <w:rPr>
                                        <w:color w:val="000000" w:themeColor="text1"/>
                                        <w:lang w:val="es-ES"/>
                                      </w:rPr>
                                      <w:t>Estrella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ángulo 75"/>
                              <wps:cNvSpPr/>
                              <wps:spPr>
                                <a:xfrm>
                                  <a:off x="2781300" y="1771650"/>
                                  <a:ext cx="1381125" cy="371475"/>
                                </a:xfrm>
                                <a:prstGeom prst="rect">
                                  <a:avLst/>
                                </a:prstGeom>
                                <a:noFill/>
                                <a:ln w="38100">
                                  <a:solidFill>
                                    <a:schemeClr val="accent4"/>
                                  </a:solidFill>
                                  <a:prstDash val="lgDash"/>
                                </a:ln>
                              </wps:spPr>
                              <wps:style>
                                <a:lnRef idx="1">
                                  <a:schemeClr val="accent1"/>
                                </a:lnRef>
                                <a:fillRef idx="3">
                                  <a:schemeClr val="accent1"/>
                                </a:fillRef>
                                <a:effectRef idx="2">
                                  <a:schemeClr val="accent1"/>
                                </a:effectRef>
                                <a:fontRef idx="minor">
                                  <a:schemeClr val="lt1"/>
                                </a:fontRef>
                              </wps:style>
                              <wps:txbx>
                                <w:txbxContent>
                                  <w:p w14:paraId="7B05C93A" w14:textId="77777777" w:rsidR="00BD7376" w:rsidRPr="00664B9B" w:rsidRDefault="00BD7376" w:rsidP="0051055A">
                                    <w:pPr>
                                      <w:jc w:val="center"/>
                                      <w:rPr>
                                        <w:color w:val="000000" w:themeColor="text1"/>
                                        <w:lang w:val="es-ES"/>
                                      </w:rPr>
                                    </w:pPr>
                                    <w:r>
                                      <w:rPr>
                                        <w:color w:val="000000" w:themeColor="text1"/>
                                        <w:lang w:val="es-ES"/>
                                      </w:rPr>
                                      <w:t>Anillo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ángulo 76"/>
                              <wps:cNvSpPr/>
                              <wps:spPr>
                                <a:xfrm>
                                  <a:off x="0" y="2495550"/>
                                  <a:ext cx="1381125" cy="371475"/>
                                </a:xfrm>
                                <a:prstGeom prst="rect">
                                  <a:avLst/>
                                </a:prstGeom>
                                <a:noFill/>
                                <a:ln w="38100">
                                  <a:solidFill>
                                    <a:schemeClr val="accent4"/>
                                  </a:solidFill>
                                  <a:prstDash val="lgDash"/>
                                </a:ln>
                              </wps:spPr>
                              <wps:style>
                                <a:lnRef idx="1">
                                  <a:schemeClr val="accent1"/>
                                </a:lnRef>
                                <a:fillRef idx="3">
                                  <a:schemeClr val="accent1"/>
                                </a:fillRef>
                                <a:effectRef idx="2">
                                  <a:schemeClr val="accent1"/>
                                </a:effectRef>
                                <a:fontRef idx="minor">
                                  <a:schemeClr val="lt1"/>
                                </a:fontRef>
                              </wps:style>
                              <wps:txbx>
                                <w:txbxContent>
                                  <w:p w14:paraId="3D2768A9" w14:textId="77777777" w:rsidR="00BD7376" w:rsidRPr="00664B9B" w:rsidRDefault="00BD7376" w:rsidP="0051055A">
                                    <w:pPr>
                                      <w:jc w:val="center"/>
                                      <w:rPr>
                                        <w:color w:val="000000" w:themeColor="text1"/>
                                        <w:lang w:val="es-ES"/>
                                      </w:rPr>
                                    </w:pPr>
                                    <w:r>
                                      <w:rPr>
                                        <w:color w:val="000000" w:themeColor="text1"/>
                                        <w:lang w:val="es-ES"/>
                                      </w:rPr>
                                      <w:t>Malla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ángulo 77"/>
                              <wps:cNvSpPr/>
                              <wps:spPr>
                                <a:xfrm>
                                  <a:off x="1819275" y="2505075"/>
                                  <a:ext cx="1381125" cy="371475"/>
                                </a:xfrm>
                                <a:prstGeom prst="rect">
                                  <a:avLst/>
                                </a:prstGeom>
                                <a:noFill/>
                                <a:ln w="38100">
                                  <a:solidFill>
                                    <a:schemeClr val="accent4"/>
                                  </a:solidFill>
                                  <a:prstDash val="lgDash"/>
                                </a:ln>
                              </wps:spPr>
                              <wps:style>
                                <a:lnRef idx="1">
                                  <a:schemeClr val="accent1"/>
                                </a:lnRef>
                                <a:fillRef idx="3">
                                  <a:schemeClr val="accent1"/>
                                </a:fillRef>
                                <a:effectRef idx="2">
                                  <a:schemeClr val="accent1"/>
                                </a:effectRef>
                                <a:fontRef idx="minor">
                                  <a:schemeClr val="lt1"/>
                                </a:fontRef>
                              </wps:style>
                              <wps:txbx>
                                <w:txbxContent>
                                  <w:p w14:paraId="7A62D8E3" w14:textId="30C123BB" w:rsidR="00BD7376" w:rsidRPr="00664B9B" w:rsidRDefault="00BD7376" w:rsidP="0051055A">
                                    <w:pPr>
                                      <w:jc w:val="center"/>
                                      <w:rPr>
                                        <w:color w:val="000000" w:themeColor="text1"/>
                                        <w:lang w:val="es-ES"/>
                                      </w:rPr>
                                    </w:pPr>
                                    <w:r>
                                      <w:rPr>
                                        <w:color w:val="000000" w:themeColor="text1"/>
                                        <w:lang w:val="es-ES"/>
                                      </w:rPr>
                                      <w:t>Híbrido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Conector recto de flecha 78"/>
                              <wps:cNvCnPr/>
                              <wps:spPr>
                                <a:xfrm flipV="1">
                                  <a:off x="1981200" y="733425"/>
                                  <a:ext cx="695325" cy="245110"/>
                                </a:xfrm>
                                <a:prstGeom prst="straightConnector1">
                                  <a:avLst/>
                                </a:prstGeom>
                                <a:ln w="38100">
                                  <a:solidFill>
                                    <a:schemeClr val="accent4"/>
                                  </a:solidFill>
                                  <a:headEnd type="oval" w="med" len="med"/>
                                  <a:tailEnd type="oval" w="med" len="med"/>
                                </a:ln>
                              </wps:spPr>
                              <wps:style>
                                <a:lnRef idx="2">
                                  <a:schemeClr val="accent1"/>
                                </a:lnRef>
                                <a:fillRef idx="0">
                                  <a:schemeClr val="accent1"/>
                                </a:fillRef>
                                <a:effectRef idx="1">
                                  <a:schemeClr val="accent1"/>
                                </a:effectRef>
                                <a:fontRef idx="minor">
                                  <a:schemeClr val="tx1"/>
                                </a:fontRef>
                              </wps:style>
                              <wps:bodyPr/>
                            </wps:wsp>
                            <wps:wsp>
                              <wps:cNvPr id="79" name="Conector recto de flecha 79"/>
                              <wps:cNvCnPr/>
                              <wps:spPr>
                                <a:xfrm flipV="1">
                                  <a:off x="1990725" y="1304925"/>
                                  <a:ext cx="695325" cy="45719"/>
                                </a:xfrm>
                                <a:prstGeom prst="straightConnector1">
                                  <a:avLst/>
                                </a:prstGeom>
                                <a:ln w="38100">
                                  <a:solidFill>
                                    <a:schemeClr val="accent4"/>
                                  </a:solidFill>
                                  <a:headEnd type="oval" w="med" len="med"/>
                                  <a:tailEnd type="oval" w="med" len="med"/>
                                </a:ln>
                              </wps:spPr>
                              <wps:style>
                                <a:lnRef idx="2">
                                  <a:schemeClr val="accent1"/>
                                </a:lnRef>
                                <a:fillRef idx="0">
                                  <a:schemeClr val="accent1"/>
                                </a:fillRef>
                                <a:effectRef idx="1">
                                  <a:schemeClr val="accent1"/>
                                </a:effectRef>
                                <a:fontRef idx="minor">
                                  <a:schemeClr val="tx1"/>
                                </a:fontRef>
                              </wps:style>
                              <wps:bodyPr/>
                            </wps:wsp>
                            <wps:wsp>
                              <wps:cNvPr id="80" name="Conector recto de flecha 80"/>
                              <wps:cNvCnPr/>
                              <wps:spPr>
                                <a:xfrm>
                                  <a:off x="1962150" y="1628775"/>
                                  <a:ext cx="704850" cy="288290"/>
                                </a:xfrm>
                                <a:prstGeom prst="straightConnector1">
                                  <a:avLst/>
                                </a:prstGeom>
                                <a:ln w="38100">
                                  <a:solidFill>
                                    <a:schemeClr val="accent4"/>
                                  </a:solidFill>
                                  <a:headEnd type="oval" w="med" len="med"/>
                                  <a:tailEnd type="oval" w="med" len="med"/>
                                </a:ln>
                              </wps:spPr>
                              <wps:style>
                                <a:lnRef idx="2">
                                  <a:schemeClr val="accent1"/>
                                </a:lnRef>
                                <a:fillRef idx="0">
                                  <a:schemeClr val="accent1"/>
                                </a:fillRef>
                                <a:effectRef idx="1">
                                  <a:schemeClr val="accent1"/>
                                </a:effectRef>
                                <a:fontRef idx="minor">
                                  <a:schemeClr val="tx1"/>
                                </a:fontRef>
                              </wps:style>
                              <wps:bodyPr/>
                            </wps:wsp>
                            <wps:wsp>
                              <wps:cNvPr id="81" name="Conector recto de flecha 81"/>
                              <wps:cNvCnPr/>
                              <wps:spPr>
                                <a:xfrm>
                                  <a:off x="1733550" y="1752600"/>
                                  <a:ext cx="638175" cy="638175"/>
                                </a:xfrm>
                                <a:prstGeom prst="straightConnector1">
                                  <a:avLst/>
                                </a:prstGeom>
                                <a:ln w="38100">
                                  <a:solidFill>
                                    <a:schemeClr val="accent4"/>
                                  </a:solidFill>
                                  <a:headEnd type="oval" w="med" len="med"/>
                                  <a:tailEnd type="oval" w="med" len="med"/>
                                </a:ln>
                              </wps:spPr>
                              <wps:style>
                                <a:lnRef idx="2">
                                  <a:schemeClr val="accent1"/>
                                </a:lnRef>
                                <a:fillRef idx="0">
                                  <a:schemeClr val="accent1"/>
                                </a:fillRef>
                                <a:effectRef idx="1">
                                  <a:schemeClr val="accent1"/>
                                </a:effectRef>
                                <a:fontRef idx="minor">
                                  <a:schemeClr val="tx1"/>
                                </a:fontRef>
                              </wps:style>
                              <wps:bodyPr/>
                            </wps:wsp>
                            <wps:wsp>
                              <wps:cNvPr id="82" name="Conector recto de flecha 82"/>
                              <wps:cNvCnPr/>
                              <wps:spPr>
                                <a:xfrm flipH="1">
                                  <a:off x="809625" y="1828800"/>
                                  <a:ext cx="581025" cy="533400"/>
                                </a:xfrm>
                                <a:prstGeom prst="straightConnector1">
                                  <a:avLst/>
                                </a:prstGeom>
                                <a:ln w="38100">
                                  <a:solidFill>
                                    <a:schemeClr val="accent4"/>
                                  </a:solidFill>
                                  <a:headEnd type="oval" w="med" len="med"/>
                                  <a:tailEnd type="oval" w="med" len="med"/>
                                </a:ln>
                              </wps:spPr>
                              <wps:style>
                                <a:lnRef idx="2">
                                  <a:schemeClr val="accent1"/>
                                </a:lnRef>
                                <a:fillRef idx="0">
                                  <a:schemeClr val="accent1"/>
                                </a:fillRef>
                                <a:effectRef idx="1">
                                  <a:schemeClr val="accent1"/>
                                </a:effectRef>
                                <a:fontRef idx="minor">
                                  <a:schemeClr val="tx1"/>
                                </a:fontRef>
                              </wps:style>
                              <wps:bodyPr/>
                            </wps:wsp>
                            <wps:wsp>
                              <wps:cNvPr id="70" name="Elipse 70"/>
                              <wps:cNvSpPr/>
                              <wps:spPr>
                                <a:xfrm>
                                  <a:off x="752475" y="638175"/>
                                  <a:ext cx="1485900" cy="1371600"/>
                                </a:xfrm>
                                <a:prstGeom prst="ellipse">
                                  <a:avLst/>
                                </a:prstGeom>
                                <a:solidFill>
                                  <a:schemeClr val="accent4"/>
                                </a:solidFill>
                                <a:ln w="38100">
                                  <a:solidFill>
                                    <a:schemeClr val="bg1">
                                      <a:lumMod val="95000"/>
                                    </a:schemeClr>
                                  </a:solidFill>
                                  <a:prstDash val="dash"/>
                                </a:ln>
                              </wps:spPr>
                              <wps:style>
                                <a:lnRef idx="1">
                                  <a:schemeClr val="accent1"/>
                                </a:lnRef>
                                <a:fillRef idx="3">
                                  <a:schemeClr val="accent1"/>
                                </a:fillRef>
                                <a:effectRef idx="2">
                                  <a:schemeClr val="accent1"/>
                                </a:effectRef>
                                <a:fontRef idx="minor">
                                  <a:schemeClr val="lt1"/>
                                </a:fontRef>
                              </wps:style>
                              <wps:txbx>
                                <w:txbxContent>
                                  <w:p w14:paraId="16E445B6" w14:textId="42BEE76D" w:rsidR="00BD7376" w:rsidRPr="005E54E7" w:rsidRDefault="00BD7376" w:rsidP="0051055A">
                                    <w:pPr>
                                      <w:jc w:val="center"/>
                                      <w:rPr>
                                        <w:lang w:val="es-ES"/>
                                      </w:rPr>
                                    </w:pPr>
                                    <w:r>
                                      <w:rPr>
                                        <w:noProof/>
                                        <w:sz w:val="18"/>
                                        <w:szCs w:val="18"/>
                                        <w:lang w:val="es-CO"/>
                                      </w:rPr>
                                      <w:drawing>
                                        <wp:inline distT="0" distB="0" distL="0" distR="0" wp14:anchorId="4E5327F7" wp14:editId="67310831">
                                          <wp:extent cx="523875" cy="523875"/>
                                          <wp:effectExtent l="0" t="0" r="9525" b="0"/>
                                          <wp:docPr id="155" name="Gráfico 71" descr="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áfico 58" descr="USB"/>
                                                  <pic:cNvPicPr/>
                                                </pic:nvPicPr>
                                                <pic:blipFill>
                                                  <a:blip r:embed="rId85">
                                                    <a:extLst>
                                                      <a:ext uri="{28A0092B-C50C-407E-A947-70E740481C1C}">
                                                        <a14:useLocalDpi xmlns:a14="http://schemas.microsoft.com/office/drawing/2010/main" val="0"/>
                                                      </a:ext>
                                                      <a:ext uri="{96DAC541-7B7A-43D3-8B79-37D633B846F1}">
                                                        <asvg:svgBlip xmlns:asvg="http://schemas.microsoft.com/office/drawing/2016/SVG/main" r:embed="rId88"/>
                                                      </a:ext>
                                                    </a:extLst>
                                                  </a:blip>
                                                  <a:stretch>
                                                    <a:fillRect/>
                                                  </a:stretch>
                                                </pic:blipFill>
                                                <pic:spPr>
                                                  <a:xfrm>
                                                    <a:off x="0" y="0"/>
                                                    <a:ext cx="523875" cy="523875"/>
                                                  </a:xfrm>
                                                  <a:prstGeom prst="rect">
                                                    <a:avLst/>
                                                  </a:prstGeom>
                                                </pic:spPr>
                                              </pic:pic>
                                            </a:graphicData>
                                          </a:graphic>
                                        </wp:inline>
                                      </w:drawing>
                                    </w:r>
                                    <w:r>
                                      <w:rPr>
                                        <w:sz w:val="18"/>
                                        <w:szCs w:val="18"/>
                                        <w:lang w:val="es-ES"/>
                                      </w:rPr>
                                      <w:t>Topologías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Conector recto de flecha 65"/>
                              <wps:cNvCnPr/>
                              <wps:spPr>
                                <a:xfrm>
                                  <a:off x="1057275" y="0"/>
                                  <a:ext cx="378460" cy="685800"/>
                                </a:xfrm>
                                <a:prstGeom prst="straightConnector1">
                                  <a:avLst/>
                                </a:prstGeom>
                                <a:ln w="38100">
                                  <a:solidFill>
                                    <a:schemeClr val="accent4"/>
                                  </a:solidFill>
                                  <a:headEnd type="oval" w="med" len="med"/>
                                  <a:tailEnd type="oval" w="med" len="med"/>
                                </a:ln>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8B8932" id="Grupo 73" o:spid="_x0000_s1062" style="position:absolute;margin-left:355.15pt;margin-top:16.75pt;width:282.75pt;height:181.5pt;z-index:251794432;mso-position-horizontal-relative:text;mso-position-vertical-relative:text;mso-width-relative:margin;mso-height-relative:margin" coordsize="41624,28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">
                      <v:rect id="Rectángulo 72" o:spid="_x0000_s1063" style="position:absolute;left:27622;top:5048;width:13811;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" filled="f" strokecolor="#8064a2 [3207]" strokeweight="3pt">
                        <v:stroke dashstyle="longDash"/>
                        <v:shadow on="t" color="black" opacity="22937f" origin=",.5" offset="0,.63889mm"/>
                        <v:textbox>
                          <w:txbxContent>
                            <w:p w14:paraId="73517437" w14:textId="77777777" w:rsidR="00BD7376" w:rsidRPr="00664B9B" w:rsidRDefault="00BD7376" w:rsidP="0051055A">
                              <w:pPr>
                                <w:jc w:val="center"/>
                                <w:rPr>
                                  <w:color w:val="000000" w:themeColor="text1"/>
                                  <w:lang w:val="es-ES"/>
                                </w:rPr>
                              </w:pPr>
                              <w:r>
                                <w:rPr>
                                  <w:color w:val="000000" w:themeColor="text1"/>
                                  <w:lang w:val="es-ES"/>
                                </w:rPr>
                                <w:t>Bus</w:t>
                              </w:r>
                            </w:p>
                          </w:txbxContent>
                        </v:textbox>
                      </v:rect>
                      <v:rect id="Rectángulo 74" o:spid="_x0000_s1064" style="position:absolute;left:27527;top:11334;width:13811;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" filled="f" strokecolor="#8064a2 [3207]" strokeweight="3pt">
                        <v:stroke dashstyle="longDash"/>
                        <v:shadow on="t" color="black" opacity="22937f" origin=",.5" offset="0,.63889mm"/>
                        <v:textbox>
                          <w:txbxContent>
                            <w:p w14:paraId="03EAD70D" w14:textId="77777777" w:rsidR="00BD7376" w:rsidRPr="00664B9B" w:rsidRDefault="00BD7376" w:rsidP="0051055A">
                              <w:pPr>
                                <w:jc w:val="center"/>
                                <w:rPr>
                                  <w:color w:val="000000" w:themeColor="text1"/>
                                  <w:lang w:val="es-ES"/>
                                </w:rPr>
                              </w:pPr>
                              <w:r>
                                <w:rPr>
                                  <w:color w:val="000000" w:themeColor="text1"/>
                                  <w:lang w:val="es-ES"/>
                                </w:rPr>
                                <w:t>Estrella</w:t>
                              </w:r>
                            </w:p>
                          </w:txbxContent>
                        </v:textbox>
                      </v:rect>
                      <v:rect id="Rectángulo 75" o:spid="_x0000_s1065" style="position:absolute;left:27813;top:17716;width:13811;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" filled="f" strokecolor="#8064a2 [3207]" strokeweight="3pt">
                        <v:stroke dashstyle="longDash"/>
                        <v:shadow on="t" color="black" opacity="22937f" origin=",.5" offset="0,.63889mm"/>
                        <v:textbox>
                          <w:txbxContent>
                            <w:p w14:paraId="7B05C93A" w14:textId="77777777" w:rsidR="00BD7376" w:rsidRPr="00664B9B" w:rsidRDefault="00BD7376" w:rsidP="0051055A">
                              <w:pPr>
                                <w:jc w:val="center"/>
                                <w:rPr>
                                  <w:color w:val="000000" w:themeColor="text1"/>
                                  <w:lang w:val="es-ES"/>
                                </w:rPr>
                              </w:pPr>
                              <w:r>
                                <w:rPr>
                                  <w:color w:val="000000" w:themeColor="text1"/>
                                  <w:lang w:val="es-ES"/>
                                </w:rPr>
                                <w:t>Anillo</w:t>
                              </w:r>
                            </w:p>
                          </w:txbxContent>
                        </v:textbox>
                      </v:rect>
                      <v:rect id="Rectángulo 76" o:spid="_x0000_s1066" style="position:absolute;top:24955;width:13811;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" filled="f" strokecolor="#8064a2 [3207]" strokeweight="3pt">
                        <v:stroke dashstyle="longDash"/>
                        <v:shadow on="t" color="black" opacity="22937f" origin=",.5" offset="0,.63889mm"/>
                        <v:textbox>
                          <w:txbxContent>
                            <w:p w14:paraId="3D2768A9" w14:textId="77777777" w:rsidR="00BD7376" w:rsidRPr="00664B9B" w:rsidRDefault="00BD7376" w:rsidP="0051055A">
                              <w:pPr>
                                <w:jc w:val="center"/>
                                <w:rPr>
                                  <w:color w:val="000000" w:themeColor="text1"/>
                                  <w:lang w:val="es-ES"/>
                                </w:rPr>
                              </w:pPr>
                              <w:r>
                                <w:rPr>
                                  <w:color w:val="000000" w:themeColor="text1"/>
                                  <w:lang w:val="es-ES"/>
                                </w:rPr>
                                <w:t>Malla</w:t>
                              </w:r>
                            </w:p>
                          </w:txbxContent>
                        </v:textbox>
                      </v:rect>
                      <v:rect id="Rectángulo 77" o:spid="_x0000_s1067" style="position:absolute;left:18192;top:25050;width:13812;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" filled="f" strokecolor="#8064a2 [3207]" strokeweight="3pt">
                        <v:stroke dashstyle="longDash"/>
                        <v:shadow on="t" color="black" opacity="22937f" origin=",.5" offset="0,.63889mm"/>
                        <v:textbox>
                          <w:txbxContent>
                            <w:p w14:paraId="7A62D8E3" w14:textId="30C123BB" w:rsidR="00BD7376" w:rsidRPr="00664B9B" w:rsidRDefault="00BD7376" w:rsidP="0051055A">
                              <w:pPr>
                                <w:jc w:val="center"/>
                                <w:rPr>
                                  <w:color w:val="000000" w:themeColor="text1"/>
                                  <w:lang w:val="es-ES"/>
                                </w:rPr>
                              </w:pPr>
                              <w:r>
                                <w:rPr>
                                  <w:color w:val="000000" w:themeColor="text1"/>
                                  <w:lang w:val="es-ES"/>
                                </w:rPr>
                                <w:t>Híbrido</w:t>
                              </w:r>
                            </w:p>
                          </w:txbxContent>
                        </v:textbox>
                      </v:rect>
                      <v:shape id="Conector recto de flecha 78" o:spid="_x0000_s1068" type="#_x0000_t32" style="position:absolute;left:19812;top:7334;width:6953;height:24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" strokecolor="#8064a2 [3207]" strokeweight="3pt">
                        <v:stroke startarrow="oval" endarrow="oval"/>
                        <v:shadow on="t" color="black" opacity="24903f" origin=",.5" offset="0,.55556mm"/>
                      </v:shape>
                      <v:shape id="Conector recto de flecha 79" o:spid="_x0000_s1069" type="#_x0000_t32" style="position:absolute;left:19907;top:13049;width:6953;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" strokecolor="#8064a2 [3207]" strokeweight="3pt">
                        <v:stroke startarrow="oval" endarrow="oval"/>
                        <v:shadow on="t" color="black" opacity="24903f" origin=",.5" offset="0,.55556mm"/>
                      </v:shape>
                      <v:shape id="Conector recto de flecha 80" o:spid="_x0000_s1070" type="#_x0000_t32" style="position:absolute;left:19621;top:16287;width:7049;height:28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" strokecolor="#8064a2 [3207]" strokeweight="3pt">
                        <v:stroke startarrow="oval" endarrow="oval"/>
                        <v:shadow on="t" color="black" opacity="24903f" origin=",.5" offset="0,.55556mm"/>
                      </v:shape>
                      <v:shape id="Conector recto de flecha 81" o:spid="_x0000_s1071" type="#_x0000_t32" style="position:absolute;left:17335;top:17526;width:6382;height:6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" strokecolor="#8064a2 [3207]" strokeweight="3pt">
                        <v:stroke startarrow="oval" endarrow="oval"/>
                        <v:shadow on="t" color="black" opacity="24903f" origin=",.5" offset="0,.55556mm"/>
                      </v:shape>
                      <v:shape id="Conector recto de flecha 82" o:spid="_x0000_s1072" type="#_x0000_t32" style="position:absolute;left:8096;top:18288;width:5810;height:5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" strokecolor="#8064a2 [3207]" strokeweight="3pt">
                        <v:stroke startarrow="oval" endarrow="oval"/>
                        <v:shadow on="t" color="black" opacity="24903f" origin=",.5" offset="0,.55556mm"/>
                      </v:shape>
                      <v:oval id="Elipse 70" o:spid="_x0000_s1073" style="position:absolute;left:7524;top:6381;width:14859;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" fillcolor="#8064a2 [3207]" strokecolor="#f2f2f2 [3052]" strokeweight="3pt">
                        <v:stroke dashstyle="dash"/>
                        <v:shadow on="t" color="black" opacity="22937f" origin=",.5" offset="0,.63889mm"/>
                        <v:textbox>
                          <w:txbxContent>
                            <w:p w14:paraId="16E445B6" w14:textId="42BEE76D" w:rsidR="00BD7376" w:rsidRPr="005E54E7" w:rsidRDefault="00BD7376" w:rsidP="0051055A">
                              <w:pPr>
                                <w:jc w:val="center"/>
                                <w:rPr>
                                  <w:lang w:val="es-ES"/>
                                </w:rPr>
                              </w:pPr>
                              <w:r>
                                <w:rPr>
                                  <w:noProof/>
                                  <w:sz w:val="18"/>
                                  <w:szCs w:val="18"/>
                                  <w:lang w:val="es-CO"/>
                                </w:rPr>
                                <w:drawing>
                                  <wp:inline distT="0" distB="0" distL="0" distR="0" wp14:anchorId="4E5327F7" wp14:editId="67310831">
                                    <wp:extent cx="523875" cy="523875"/>
                                    <wp:effectExtent l="0" t="0" r="9525" b="0"/>
                                    <wp:docPr id="155" name="Gráfico 71" descr="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áfico 58" descr="USB"/>
                                            <pic:cNvPicPr/>
                                          </pic:nvPicPr>
                                          <pic:blipFill>
                                            <a:blip r:embed="rId87">
                                              <a:extLst>
                                                <a:ext uri="{28A0092B-C50C-407E-A947-70E740481C1C}">
                                                  <a14:useLocalDpi xmlns:a14="http://schemas.microsoft.com/office/drawing/2010/main" val="0"/>
                                                </a:ext>
                                                <a:ext uri="{96DAC541-7B7A-43D3-8B79-37D633B846F1}">
                                                  <asvg:svgBlip xmlns:asvg="http://schemas.microsoft.com/office/drawing/2016/SVG/main" r:embed="rId88"/>
                                                </a:ext>
                                              </a:extLst>
                                            </a:blip>
                                            <a:stretch>
                                              <a:fillRect/>
                                            </a:stretch>
                                          </pic:blipFill>
                                          <pic:spPr>
                                            <a:xfrm>
                                              <a:off x="0" y="0"/>
                                              <a:ext cx="523875" cy="523875"/>
                                            </a:xfrm>
                                            <a:prstGeom prst="rect">
                                              <a:avLst/>
                                            </a:prstGeom>
                                          </pic:spPr>
                                        </pic:pic>
                                      </a:graphicData>
                                    </a:graphic>
                                  </wp:inline>
                                </w:drawing>
                              </w:r>
                              <w:r>
                                <w:rPr>
                                  <w:sz w:val="18"/>
                                  <w:szCs w:val="18"/>
                                  <w:lang w:val="es-ES"/>
                                </w:rPr>
                                <w:t>Topologías</w:t>
                              </w:r>
                            </w:p>
                          </w:txbxContent>
                        </v:textbox>
                      </v:oval>
                      <v:shape id="Conector recto de flecha 65" o:spid="_x0000_s1074" type="#_x0000_t32" style="position:absolute;left:10572;width:3785;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" strokecolor="#8064a2 [3207]" strokeweight="3pt">
                        <v:stroke startarrow="oval" endarrow="oval"/>
                        <v:shadow on="t" color="black" opacity="24903f" origin=",.5" offset="0,.55556mm"/>
                      </v:shape>
                    </v:group>
                  </w:pict>
                </mc:Fallback>
              </mc:AlternateContent>
            </w:r>
          </w:p>
          <w:p w14:paraId="7921F626" w14:textId="259CC013" w:rsidR="0051055A" w:rsidRPr="00C15A00" w:rsidRDefault="0051055A" w:rsidP="00C15A00">
            <w:pPr>
              <w:snapToGrid w:val="0"/>
              <w:spacing w:after="120"/>
              <w:rPr>
                <w:lang w:val="es-ES_tradnl"/>
              </w:rPr>
            </w:pPr>
          </w:p>
          <w:p w14:paraId="26ED0C56" w14:textId="1B7B124B" w:rsidR="0051055A" w:rsidRPr="00C15A00" w:rsidRDefault="0051055A" w:rsidP="00C15A00">
            <w:pPr>
              <w:snapToGrid w:val="0"/>
              <w:spacing w:after="120"/>
              <w:rPr>
                <w:lang w:val="es-ES_tradnl"/>
              </w:rPr>
            </w:pPr>
          </w:p>
          <w:p w14:paraId="1670EB03" w14:textId="44558268" w:rsidR="00ED6EDF" w:rsidRDefault="00ED6EDF" w:rsidP="00C15A00">
            <w:pPr>
              <w:snapToGrid w:val="0"/>
              <w:spacing w:after="120"/>
              <w:rPr>
                <w:ins w:id="1098" w:author="ELSA CRISTINA ARENAS MARTINEZ" w:date="2022-09-19T17:07:00Z"/>
                <w:lang w:val="es-ES_tradnl"/>
              </w:rPr>
            </w:pPr>
          </w:p>
          <w:p w14:paraId="61F15FBA" w14:textId="77777777" w:rsidR="00ED6EDF" w:rsidRDefault="00ED6EDF" w:rsidP="00C15A00">
            <w:pPr>
              <w:snapToGrid w:val="0"/>
              <w:spacing w:after="120"/>
              <w:rPr>
                <w:ins w:id="1099" w:author="ELSA CRISTINA ARENAS MARTINEZ" w:date="2022-09-19T17:07:00Z"/>
                <w:lang w:val="es-ES_tradnl"/>
              </w:rPr>
            </w:pPr>
          </w:p>
          <w:p w14:paraId="034D8823" w14:textId="77777777" w:rsidR="00ED6EDF" w:rsidRDefault="00ED6EDF" w:rsidP="00C15A00">
            <w:pPr>
              <w:snapToGrid w:val="0"/>
              <w:spacing w:after="120"/>
              <w:rPr>
                <w:ins w:id="1100" w:author="ELSA CRISTINA ARENAS MARTINEZ" w:date="2022-09-19T17:07:00Z"/>
                <w:lang w:val="es-ES_tradnl"/>
              </w:rPr>
            </w:pPr>
          </w:p>
          <w:p w14:paraId="24D414AD" w14:textId="77777777" w:rsidR="00ED6EDF" w:rsidRDefault="00ED6EDF" w:rsidP="00C15A00">
            <w:pPr>
              <w:snapToGrid w:val="0"/>
              <w:spacing w:after="120"/>
              <w:rPr>
                <w:ins w:id="1101" w:author="ELSA CRISTINA ARENAS MARTINEZ" w:date="2022-09-19T17:07:00Z"/>
                <w:lang w:val="es-ES_tradnl"/>
              </w:rPr>
            </w:pPr>
          </w:p>
          <w:p w14:paraId="6F0149B8" w14:textId="77777777" w:rsidR="00ED6EDF" w:rsidRDefault="00ED6EDF" w:rsidP="00C15A00">
            <w:pPr>
              <w:snapToGrid w:val="0"/>
              <w:spacing w:after="120"/>
              <w:rPr>
                <w:ins w:id="1102" w:author="ELSA CRISTINA ARENAS MARTINEZ" w:date="2022-09-19T17:07:00Z"/>
                <w:lang w:val="es-ES_tradnl"/>
              </w:rPr>
            </w:pPr>
          </w:p>
          <w:p w14:paraId="0102750F" w14:textId="460D8D8A" w:rsidR="00ED6EDF" w:rsidRDefault="00ED6EDF" w:rsidP="00C15A00">
            <w:pPr>
              <w:snapToGrid w:val="0"/>
              <w:spacing w:after="120"/>
              <w:rPr>
                <w:ins w:id="1103" w:author="ELSA CRISTINA ARENAS MARTINEZ" w:date="2022-09-19T17:07:00Z"/>
                <w:lang w:val="es-ES_tradnl"/>
              </w:rPr>
            </w:pPr>
          </w:p>
          <w:p w14:paraId="79D4CB58" w14:textId="2255A430" w:rsidR="00ED6EDF" w:rsidRDefault="00ED6EDF" w:rsidP="00C15A00">
            <w:pPr>
              <w:snapToGrid w:val="0"/>
              <w:spacing w:after="120"/>
              <w:rPr>
                <w:ins w:id="1104" w:author="ELSA CRISTINA ARENAS MARTINEZ" w:date="2022-09-19T17:07:00Z"/>
                <w:lang w:val="es-ES_tradnl"/>
              </w:rPr>
            </w:pPr>
          </w:p>
          <w:p w14:paraId="6EFF14E2" w14:textId="091C089C" w:rsidR="0051055A" w:rsidRPr="00C15A00" w:rsidRDefault="0051055A" w:rsidP="00C15A00">
            <w:pPr>
              <w:snapToGrid w:val="0"/>
              <w:spacing w:after="120"/>
              <w:rPr>
                <w:lang w:val="es-ES_tradnl"/>
              </w:rPr>
            </w:pPr>
          </w:p>
          <w:p w14:paraId="4AD1138B" w14:textId="30BD1625" w:rsidR="0051055A" w:rsidRPr="00C15A00" w:rsidDel="007E2BDD" w:rsidRDefault="007E2BDD" w:rsidP="00C15A00">
            <w:pPr>
              <w:snapToGrid w:val="0"/>
              <w:spacing w:after="120"/>
              <w:rPr>
                <w:del w:id="1105" w:author="ELSA CRISTINA ARENAS MARTINEZ" w:date="2022-09-19T17:15:00Z"/>
                <w:lang w:val="es-ES_tradnl"/>
              </w:rPr>
            </w:pPr>
            <w:ins w:id="1106" w:author="ELSA CRISTINA ARENAS MARTINEZ" w:date="2022-09-19T17:15:00Z">
              <w:r w:rsidRPr="007E2BDD">
                <w:rPr>
                  <w:color w:val="000000"/>
                  <w:sz w:val="20"/>
                  <w:szCs w:val="20"/>
                  <w:highlight w:val="yellow"/>
                  <w:shd w:val="clear" w:color="auto" w:fill="FFFFFF"/>
                  <w:rPrChange w:id="1107" w:author="ELSA CRISTINA ARENAS MARTINEZ" w:date="2022-09-19T17:15:00Z">
                    <w:rPr>
                      <w:color w:val="000000"/>
                      <w:sz w:val="20"/>
                      <w:szCs w:val="20"/>
                      <w:shd w:val="clear" w:color="auto" w:fill="FFFFFF"/>
                    </w:rPr>
                  </w:rPrChange>
                </w:rPr>
                <w:t>228130_i60</w:t>
              </w:r>
            </w:ins>
          </w:p>
          <w:p w14:paraId="51E795A2" w14:textId="24754D51" w:rsidR="0051055A" w:rsidRPr="00C15A00" w:rsidDel="007E2BDD" w:rsidRDefault="0051055A" w:rsidP="00C15A00">
            <w:pPr>
              <w:snapToGrid w:val="0"/>
              <w:spacing w:after="120"/>
              <w:rPr>
                <w:del w:id="1108" w:author="ELSA CRISTINA ARENAS MARTINEZ" w:date="2022-09-19T17:15:00Z"/>
                <w:lang w:val="es-ES_tradnl"/>
              </w:rPr>
            </w:pPr>
          </w:p>
          <w:p w14:paraId="3C645566" w14:textId="0466D1E7" w:rsidR="0051055A" w:rsidRPr="00C15A00" w:rsidDel="007E2BDD" w:rsidRDefault="0051055A" w:rsidP="00C15A00">
            <w:pPr>
              <w:snapToGrid w:val="0"/>
              <w:spacing w:after="120"/>
              <w:rPr>
                <w:del w:id="1109" w:author="ELSA CRISTINA ARENAS MARTINEZ" w:date="2022-09-19T17:15:00Z"/>
                <w:lang w:val="es-ES_tradnl"/>
              </w:rPr>
            </w:pPr>
          </w:p>
          <w:p w14:paraId="702CF2F5" w14:textId="39812168" w:rsidR="0051055A" w:rsidRPr="00C15A00" w:rsidDel="007E2BDD" w:rsidRDefault="0051055A" w:rsidP="00C15A00">
            <w:pPr>
              <w:snapToGrid w:val="0"/>
              <w:spacing w:after="120"/>
              <w:rPr>
                <w:del w:id="1110" w:author="ELSA CRISTINA ARENAS MARTINEZ" w:date="2022-09-19T17:15:00Z"/>
                <w:lang w:val="es-ES_tradnl"/>
              </w:rPr>
            </w:pPr>
          </w:p>
          <w:p w14:paraId="07719718" w14:textId="38F65168" w:rsidR="0051055A" w:rsidRPr="00C15A00" w:rsidDel="007E2BDD" w:rsidRDefault="0051055A" w:rsidP="00C15A00">
            <w:pPr>
              <w:snapToGrid w:val="0"/>
              <w:spacing w:after="120"/>
              <w:rPr>
                <w:del w:id="1111" w:author="ELSA CRISTINA ARENAS MARTINEZ" w:date="2022-09-19T17:15:00Z"/>
                <w:lang w:val="es-ES_tradnl"/>
              </w:rPr>
            </w:pPr>
          </w:p>
          <w:p w14:paraId="2BBE3163" w14:textId="0E5E8528" w:rsidR="0051055A" w:rsidRPr="00C15A00" w:rsidDel="007E2BDD" w:rsidRDefault="0051055A" w:rsidP="00C15A00">
            <w:pPr>
              <w:snapToGrid w:val="0"/>
              <w:spacing w:after="120"/>
              <w:rPr>
                <w:del w:id="1112" w:author="ELSA CRISTINA ARENAS MARTINEZ" w:date="2022-09-19T17:15:00Z"/>
                <w:lang w:val="es-ES_tradnl"/>
              </w:rPr>
            </w:pPr>
          </w:p>
          <w:p w14:paraId="3A796940" w14:textId="0E64D17A" w:rsidR="0051055A" w:rsidRPr="00C15A00" w:rsidDel="007E2BDD" w:rsidRDefault="0051055A" w:rsidP="00C15A00">
            <w:pPr>
              <w:snapToGrid w:val="0"/>
              <w:spacing w:after="120"/>
              <w:rPr>
                <w:del w:id="1113" w:author="ELSA CRISTINA ARENAS MARTINEZ" w:date="2022-09-19T17:15:00Z"/>
                <w:lang w:val="es-ES_tradnl"/>
              </w:rPr>
            </w:pPr>
          </w:p>
          <w:p w14:paraId="5EC77E43" w14:textId="1284D34C" w:rsidR="0051055A" w:rsidRPr="00C15A00" w:rsidDel="007E2BDD" w:rsidRDefault="0051055A" w:rsidP="00C15A00">
            <w:pPr>
              <w:snapToGrid w:val="0"/>
              <w:spacing w:after="120"/>
              <w:rPr>
                <w:del w:id="1114" w:author="ELSA CRISTINA ARENAS MARTINEZ" w:date="2022-09-19T17:15:00Z"/>
                <w:lang w:val="es-ES_tradnl"/>
              </w:rPr>
            </w:pPr>
          </w:p>
          <w:p w14:paraId="2643AB28" w14:textId="3CEB0CC2" w:rsidR="0051055A" w:rsidRPr="00C15A00" w:rsidDel="007E2BDD" w:rsidRDefault="0051055A" w:rsidP="00C15A00">
            <w:pPr>
              <w:snapToGrid w:val="0"/>
              <w:spacing w:after="120"/>
              <w:rPr>
                <w:del w:id="1115" w:author="ELSA CRISTINA ARENAS MARTINEZ" w:date="2022-09-19T17:15:00Z"/>
                <w:lang w:val="es-ES_tradnl"/>
              </w:rPr>
            </w:pPr>
          </w:p>
          <w:p w14:paraId="0D09D6B4" w14:textId="03242E59" w:rsidR="0051055A" w:rsidRPr="00C15A00" w:rsidDel="007E2BDD" w:rsidRDefault="0051055A" w:rsidP="00C15A00">
            <w:pPr>
              <w:snapToGrid w:val="0"/>
              <w:spacing w:after="120"/>
              <w:rPr>
                <w:del w:id="1116" w:author="ELSA CRISTINA ARENAS MARTINEZ" w:date="2022-09-19T17:15:00Z"/>
                <w:lang w:val="es-ES_tradnl"/>
              </w:rPr>
            </w:pPr>
          </w:p>
          <w:p w14:paraId="093D9123" w14:textId="0F81EC66" w:rsidR="0051055A" w:rsidRPr="00C15A00" w:rsidDel="007E2BDD" w:rsidRDefault="0051055A" w:rsidP="00C15A00">
            <w:pPr>
              <w:snapToGrid w:val="0"/>
              <w:spacing w:after="120"/>
              <w:rPr>
                <w:del w:id="1117" w:author="ELSA CRISTINA ARENAS MARTINEZ" w:date="2022-09-19T17:15:00Z"/>
                <w:lang w:val="es-ES_tradnl"/>
              </w:rPr>
            </w:pPr>
          </w:p>
          <w:p w14:paraId="329F8336" w14:textId="67C1E7C1" w:rsidR="00386C7B" w:rsidRPr="00C15A00" w:rsidRDefault="00386C7B" w:rsidP="00C15A00">
            <w:pPr>
              <w:jc w:val="center"/>
            </w:pPr>
          </w:p>
        </w:tc>
      </w:tr>
    </w:tbl>
    <w:p w14:paraId="59691170" w14:textId="61C2746F" w:rsidR="00386C7B" w:rsidRPr="00C15A00" w:rsidDel="0059036E" w:rsidRDefault="00386C7B" w:rsidP="00C15A00">
      <w:pPr>
        <w:snapToGrid w:val="0"/>
        <w:spacing w:after="120" w:line="240" w:lineRule="auto"/>
        <w:rPr>
          <w:del w:id="1118" w:author="ELSA CRISTINA ARENAS MARTINEZ" w:date="2022-09-19T16:54:00Z"/>
          <w:color w:val="FF0000"/>
          <w:lang w:val="es-ES_tradnl"/>
        </w:rPr>
      </w:pPr>
    </w:p>
    <w:bookmarkEnd w:id="361"/>
    <w:bookmarkEnd w:id="362"/>
    <w:p w14:paraId="773B35F7" w14:textId="5C38553D" w:rsidR="0051055A" w:rsidRPr="00C15A00" w:rsidDel="0059036E" w:rsidRDefault="0051055A" w:rsidP="00C15A00">
      <w:pPr>
        <w:snapToGrid w:val="0"/>
        <w:spacing w:after="120" w:line="240" w:lineRule="auto"/>
        <w:rPr>
          <w:del w:id="1119" w:author="ELSA CRISTINA ARENAS MARTINEZ" w:date="2022-09-19T16:54:00Z"/>
          <w:b/>
          <w:bCs/>
          <w:lang w:val="es-ES_tradnl"/>
        </w:rPr>
      </w:pPr>
    </w:p>
    <w:p w14:paraId="30C167E2" w14:textId="704EA325" w:rsidR="00FF02DE" w:rsidRPr="00C15A00" w:rsidDel="0059036E" w:rsidRDefault="00FF02DE" w:rsidP="00C15A00">
      <w:pPr>
        <w:snapToGrid w:val="0"/>
        <w:spacing w:after="120" w:line="240" w:lineRule="auto"/>
        <w:rPr>
          <w:del w:id="1120" w:author="ELSA CRISTINA ARENAS MARTINEZ" w:date="2022-09-19T16:54:00Z"/>
          <w:b/>
          <w:bCs/>
          <w:lang w:val="es-ES_tradnl"/>
        </w:rPr>
      </w:pPr>
    </w:p>
    <w:p w14:paraId="06BB0FB0" w14:textId="47A77C06" w:rsidR="00FF02DE" w:rsidRPr="00C15A00" w:rsidRDefault="00783547" w:rsidP="00C15A00">
      <w:pPr>
        <w:snapToGrid w:val="0"/>
        <w:spacing w:after="120" w:line="240" w:lineRule="auto"/>
        <w:rPr>
          <w:b/>
          <w:bCs/>
          <w:lang w:val="es-ES_tradnl"/>
        </w:rPr>
      </w:pPr>
      <w:del w:id="1121" w:author="ELSA CRISTINA ARENAS MARTINEZ" w:date="2022-09-19T16:54:00Z">
        <w:r w:rsidRPr="00C15A00" w:rsidDel="0059036E">
          <w:rPr>
            <w:b/>
            <w:bCs/>
            <w:lang w:val="es-ES_tradnl"/>
          </w:rPr>
          <w:delText>Ac</w:delText>
        </w:r>
      </w:del>
      <w:proofErr w:type="spellStart"/>
      <w:r w:rsidRPr="00C15A00">
        <w:rPr>
          <w:b/>
          <w:bCs/>
          <w:lang w:val="es-ES_tradnl"/>
        </w:rPr>
        <w:t>tividad</w:t>
      </w:r>
      <w:proofErr w:type="spellEnd"/>
      <w:r w:rsidRPr="00C15A00">
        <w:rPr>
          <w:b/>
          <w:bCs/>
          <w:lang w:val="es-ES_tradnl"/>
        </w:rPr>
        <w:t xml:space="preserve"> interactiva</w:t>
      </w:r>
    </w:p>
    <w:p w14:paraId="7FCD0BC9" w14:textId="51705924" w:rsidR="00FF02DE" w:rsidRPr="00C15A00" w:rsidRDefault="00915877" w:rsidP="00C15A00">
      <w:pPr>
        <w:snapToGrid w:val="0"/>
        <w:spacing w:after="120" w:line="240" w:lineRule="auto"/>
        <w:ind w:left="3544"/>
        <w:rPr>
          <w:color w:val="FF0000"/>
          <w:lang w:val="es-ES_tradnl"/>
        </w:rPr>
      </w:pPr>
      <w:r w:rsidRPr="00C15A00">
        <w:rPr>
          <w:noProof/>
          <w:lang w:val="es-CO"/>
        </w:rPr>
        <mc:AlternateContent>
          <mc:Choice Requires="wps">
            <w:drawing>
              <wp:inline distT="0" distB="0" distL="0" distR="0" wp14:anchorId="5E1888FA" wp14:editId="6E4BC2EC">
                <wp:extent cx="5438775" cy="781050"/>
                <wp:effectExtent l="76200" t="57150" r="85725" b="95250"/>
                <wp:docPr id="158" name="Rectángulo 158"/>
                <wp:cNvGraphicFramePr/>
                <a:graphic xmlns:a="http://schemas.openxmlformats.org/drawingml/2006/main">
                  <a:graphicData uri="http://schemas.microsoft.com/office/word/2010/wordprocessingShape">
                    <wps:wsp>
                      <wps:cNvSpPr/>
                      <wps:spPr>
                        <a:xfrm>
                          <a:off x="0" y="0"/>
                          <a:ext cx="5438775" cy="78105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6BB7B27" w14:textId="1B8EDEAE" w:rsidR="00BD7376" w:rsidRPr="001454B7" w:rsidRDefault="00BD7376" w:rsidP="00915877">
                            <w:pPr>
                              <w:jc w:val="center"/>
                              <w:rPr>
                                <w:b/>
                                <w:bCs/>
                                <w:lang w:val="es-ES"/>
                              </w:rPr>
                            </w:pPr>
                            <w:r>
                              <w:rPr>
                                <w:b/>
                                <w:bCs/>
                                <w:lang w:val="es-ES"/>
                              </w:rPr>
                              <w:t>Actividad didáctica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E1888FA" id="Rectángulo 158" o:spid="_x0000_s1075" style="width:428.25pt;height:6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" fillcolor="#f79646 [3209]" strokecolor="white [3201]" strokeweight="3pt">
                <v:shadow on="t" color="black" opacity="24903f" origin=",.5" offset="0,.55556mm"/>
                <v:textbox>
                  <w:txbxContent>
                    <w:p w14:paraId="36BB7B27" w14:textId="1B8EDEAE" w:rsidR="00BD7376" w:rsidRPr="001454B7" w:rsidRDefault="00BD7376" w:rsidP="00915877">
                      <w:pPr>
                        <w:jc w:val="center"/>
                        <w:rPr>
                          <w:b/>
                          <w:bCs/>
                          <w:lang w:val="es-ES"/>
                        </w:rPr>
                      </w:pPr>
                      <w:r>
                        <w:rPr>
                          <w:b/>
                          <w:bCs/>
                          <w:lang w:val="es-ES"/>
                        </w:rPr>
                        <w:t>Actividad didáctica</w:t>
                      </w:r>
                    </w:p>
                  </w:txbxContent>
                </v:textbox>
                <w10:anchorlock/>
              </v:rect>
            </w:pict>
          </mc:Fallback>
        </mc:AlternateContent>
      </w:r>
    </w:p>
    <w:p w14:paraId="784A2975" w14:textId="77777777" w:rsidR="00FF02DE" w:rsidRPr="00C15A00" w:rsidRDefault="00FF02DE" w:rsidP="00C15A00">
      <w:pPr>
        <w:snapToGrid w:val="0"/>
        <w:spacing w:after="120" w:line="240" w:lineRule="auto"/>
        <w:rPr>
          <w:color w:val="FF0000"/>
          <w:lang w:val="es-ES_tradnl"/>
        </w:rPr>
      </w:pPr>
    </w:p>
    <w:p w14:paraId="2A1DEB74" w14:textId="09F6CAD0" w:rsidR="009D7DC8" w:rsidRPr="00C15A00" w:rsidRDefault="00783547" w:rsidP="00C15A00">
      <w:pPr>
        <w:snapToGrid w:val="0"/>
        <w:spacing w:after="120" w:line="240" w:lineRule="auto"/>
        <w:rPr>
          <w:b/>
          <w:bCs/>
          <w:lang w:val="es-ES_tradnl"/>
        </w:rPr>
      </w:pPr>
      <w:r w:rsidRPr="00C15A00">
        <w:rPr>
          <w:b/>
          <w:bCs/>
          <w:lang w:val="es-ES_tradnl"/>
        </w:rPr>
        <w:t>Material complementario</w:t>
      </w:r>
    </w:p>
    <w:p w14:paraId="58DE86E6" w14:textId="77777777" w:rsidR="009D7DC8" w:rsidRPr="00C15A00" w:rsidRDefault="009D7DC8" w:rsidP="00C15A00">
      <w:pPr>
        <w:snapToGrid w:val="0"/>
        <w:spacing w:after="120" w:line="240" w:lineRule="auto"/>
        <w:rPr>
          <w:lang w:val="es-ES_tradnl"/>
        </w:rPr>
      </w:pPr>
    </w:p>
    <w:tbl>
      <w:tblPr>
        <w:tblStyle w:val="afd"/>
        <w:tblW w:w="1569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3405"/>
        <w:gridCol w:w="4992"/>
        <w:gridCol w:w="4992"/>
      </w:tblGrid>
      <w:tr w:rsidR="009D7DC8" w:rsidRPr="00C15A00" w14:paraId="0897643D" w14:textId="77777777" w:rsidTr="00BD7376">
        <w:trPr>
          <w:trHeight w:val="580"/>
        </w:trPr>
        <w:tc>
          <w:tcPr>
            <w:tcW w:w="2310" w:type="dxa"/>
            <w:shd w:val="clear" w:color="auto" w:fill="CFE2F3"/>
            <w:tcMar>
              <w:top w:w="100" w:type="dxa"/>
              <w:left w:w="100" w:type="dxa"/>
              <w:bottom w:w="100" w:type="dxa"/>
              <w:right w:w="100" w:type="dxa"/>
            </w:tcMar>
          </w:tcPr>
          <w:p w14:paraId="6BEA0383" w14:textId="77777777" w:rsidR="009D7DC8" w:rsidRPr="00C15A00" w:rsidRDefault="009D7DC8" w:rsidP="00C15A00">
            <w:pPr>
              <w:widowControl w:val="0"/>
              <w:pBdr>
                <w:top w:val="nil"/>
                <w:left w:val="nil"/>
                <w:bottom w:val="nil"/>
                <w:right w:val="nil"/>
                <w:between w:val="nil"/>
              </w:pBdr>
              <w:snapToGrid w:val="0"/>
              <w:spacing w:after="120" w:line="240" w:lineRule="auto"/>
              <w:rPr>
                <w:lang w:val="es-ES_tradnl"/>
              </w:rPr>
            </w:pPr>
            <w:r w:rsidRPr="00C15A00">
              <w:rPr>
                <w:lang w:val="es-ES_tradnl"/>
              </w:rPr>
              <w:t>Tipo de recurso</w:t>
            </w:r>
          </w:p>
        </w:tc>
        <w:tc>
          <w:tcPr>
            <w:tcW w:w="13389" w:type="dxa"/>
            <w:gridSpan w:val="3"/>
            <w:shd w:val="clear" w:color="auto" w:fill="CFE2F3"/>
            <w:tcMar>
              <w:top w:w="100" w:type="dxa"/>
              <w:left w:w="100" w:type="dxa"/>
              <w:bottom w:w="100" w:type="dxa"/>
              <w:right w:w="100" w:type="dxa"/>
            </w:tcMar>
          </w:tcPr>
          <w:p w14:paraId="0B95B041" w14:textId="77777777" w:rsidR="009D7DC8" w:rsidRPr="00C15A00" w:rsidRDefault="009D7DC8" w:rsidP="00C15A00">
            <w:pPr>
              <w:pStyle w:val="Ttulo"/>
              <w:widowControl w:val="0"/>
              <w:snapToGrid w:val="0"/>
              <w:spacing w:after="120" w:line="240" w:lineRule="auto"/>
              <w:jc w:val="center"/>
              <w:rPr>
                <w:sz w:val="22"/>
                <w:szCs w:val="22"/>
                <w:lang w:val="es-ES_tradnl"/>
              </w:rPr>
            </w:pPr>
            <w:bookmarkStart w:id="1122" w:name="_1fr8kes4qqjz" w:colFirst="0" w:colLast="0"/>
            <w:bookmarkEnd w:id="1122"/>
            <w:r w:rsidRPr="00C15A00">
              <w:rPr>
                <w:sz w:val="22"/>
                <w:szCs w:val="22"/>
                <w:lang w:val="es-ES_tradnl"/>
              </w:rPr>
              <w:t>Material complementario</w:t>
            </w:r>
          </w:p>
        </w:tc>
      </w:tr>
      <w:tr w:rsidR="009D7DC8" w:rsidRPr="00C15A00" w14:paraId="3236B55F" w14:textId="77777777" w:rsidTr="00BD7376">
        <w:tc>
          <w:tcPr>
            <w:tcW w:w="2310" w:type="dxa"/>
            <w:shd w:val="clear" w:color="auto" w:fill="auto"/>
            <w:tcMar>
              <w:top w:w="100" w:type="dxa"/>
              <w:left w:w="100" w:type="dxa"/>
              <w:bottom w:w="100" w:type="dxa"/>
              <w:right w:w="100" w:type="dxa"/>
            </w:tcMar>
          </w:tcPr>
          <w:p w14:paraId="32ED3B99" w14:textId="77777777" w:rsidR="009D7DC8" w:rsidRPr="00C15A00" w:rsidRDefault="009D7DC8" w:rsidP="00C15A00">
            <w:pPr>
              <w:widowControl w:val="0"/>
              <w:pBdr>
                <w:top w:val="nil"/>
                <w:left w:val="nil"/>
                <w:bottom w:val="nil"/>
                <w:right w:val="nil"/>
                <w:between w:val="nil"/>
              </w:pBdr>
              <w:snapToGrid w:val="0"/>
              <w:spacing w:after="120" w:line="240" w:lineRule="auto"/>
              <w:jc w:val="center"/>
              <w:rPr>
                <w:b/>
                <w:bCs/>
                <w:lang w:val="es-ES_tradnl"/>
              </w:rPr>
            </w:pPr>
            <w:r w:rsidRPr="00C15A00">
              <w:rPr>
                <w:b/>
                <w:bCs/>
                <w:lang w:val="es-ES_tradnl"/>
              </w:rPr>
              <w:t>Tema</w:t>
            </w:r>
          </w:p>
        </w:tc>
        <w:tc>
          <w:tcPr>
            <w:tcW w:w="3405" w:type="dxa"/>
            <w:shd w:val="clear" w:color="auto" w:fill="auto"/>
            <w:tcMar>
              <w:top w:w="100" w:type="dxa"/>
              <w:left w:w="100" w:type="dxa"/>
              <w:bottom w:w="100" w:type="dxa"/>
              <w:right w:w="100" w:type="dxa"/>
            </w:tcMar>
          </w:tcPr>
          <w:p w14:paraId="52142257" w14:textId="77777777" w:rsidR="009D7DC8" w:rsidRPr="00C15A00" w:rsidRDefault="009D7DC8" w:rsidP="00C15A00">
            <w:pPr>
              <w:widowControl w:val="0"/>
              <w:pBdr>
                <w:top w:val="nil"/>
                <w:left w:val="nil"/>
                <w:bottom w:val="nil"/>
                <w:right w:val="nil"/>
                <w:between w:val="nil"/>
              </w:pBdr>
              <w:snapToGrid w:val="0"/>
              <w:spacing w:after="120" w:line="240" w:lineRule="auto"/>
              <w:jc w:val="center"/>
              <w:rPr>
                <w:b/>
                <w:bCs/>
                <w:lang w:val="es-ES_tradnl"/>
              </w:rPr>
            </w:pPr>
            <w:r w:rsidRPr="00C15A00">
              <w:rPr>
                <w:b/>
                <w:bCs/>
                <w:lang w:val="es-ES_tradnl"/>
              </w:rPr>
              <w:t>Referencia APA del material</w:t>
            </w:r>
          </w:p>
        </w:tc>
        <w:tc>
          <w:tcPr>
            <w:tcW w:w="4992" w:type="dxa"/>
            <w:shd w:val="clear" w:color="auto" w:fill="auto"/>
            <w:tcMar>
              <w:top w:w="100" w:type="dxa"/>
              <w:left w:w="100" w:type="dxa"/>
              <w:bottom w:w="100" w:type="dxa"/>
              <w:right w:w="100" w:type="dxa"/>
            </w:tcMar>
          </w:tcPr>
          <w:p w14:paraId="69764190" w14:textId="78EF18AA" w:rsidR="009D7DC8" w:rsidRPr="00C15A00" w:rsidRDefault="009D7DC8" w:rsidP="00C15A00">
            <w:pPr>
              <w:widowControl w:val="0"/>
              <w:pBdr>
                <w:top w:val="nil"/>
                <w:left w:val="nil"/>
                <w:bottom w:val="nil"/>
                <w:right w:val="nil"/>
                <w:between w:val="nil"/>
              </w:pBdr>
              <w:snapToGrid w:val="0"/>
              <w:spacing w:after="120" w:line="240" w:lineRule="auto"/>
              <w:jc w:val="center"/>
              <w:rPr>
                <w:b/>
                <w:bCs/>
                <w:lang w:val="es-ES_tradnl"/>
              </w:rPr>
            </w:pPr>
            <w:r w:rsidRPr="00C15A00">
              <w:rPr>
                <w:b/>
                <w:bCs/>
                <w:lang w:val="es-ES_tradnl"/>
              </w:rPr>
              <w:t>Tipo</w:t>
            </w:r>
          </w:p>
        </w:tc>
        <w:tc>
          <w:tcPr>
            <w:tcW w:w="4992" w:type="dxa"/>
            <w:shd w:val="clear" w:color="auto" w:fill="auto"/>
            <w:tcMar>
              <w:top w:w="100" w:type="dxa"/>
              <w:left w:w="100" w:type="dxa"/>
              <w:bottom w:w="100" w:type="dxa"/>
              <w:right w:w="100" w:type="dxa"/>
            </w:tcMar>
          </w:tcPr>
          <w:p w14:paraId="78BE28F8" w14:textId="77777777" w:rsidR="009D7DC8" w:rsidRPr="00C15A00" w:rsidRDefault="009D7DC8" w:rsidP="00C15A00">
            <w:pPr>
              <w:widowControl w:val="0"/>
              <w:pBdr>
                <w:top w:val="nil"/>
                <w:left w:val="nil"/>
                <w:bottom w:val="nil"/>
                <w:right w:val="nil"/>
                <w:between w:val="nil"/>
              </w:pBdr>
              <w:snapToGrid w:val="0"/>
              <w:spacing w:after="120" w:line="240" w:lineRule="auto"/>
              <w:jc w:val="center"/>
              <w:rPr>
                <w:b/>
                <w:bCs/>
                <w:lang w:val="es-ES_tradnl"/>
              </w:rPr>
            </w:pPr>
            <w:r w:rsidRPr="00C15A00">
              <w:rPr>
                <w:b/>
                <w:bCs/>
                <w:lang w:val="es-ES_tradnl"/>
              </w:rPr>
              <w:t>Enlace</w:t>
            </w:r>
          </w:p>
        </w:tc>
      </w:tr>
      <w:tr w:rsidR="009D7DC8" w:rsidRPr="00C15A00" w14:paraId="7584604E" w14:textId="77777777" w:rsidTr="00BD7376">
        <w:tc>
          <w:tcPr>
            <w:tcW w:w="2310" w:type="dxa"/>
            <w:shd w:val="clear" w:color="auto" w:fill="auto"/>
            <w:tcMar>
              <w:top w:w="100" w:type="dxa"/>
              <w:left w:w="100" w:type="dxa"/>
              <w:bottom w:w="100" w:type="dxa"/>
              <w:right w:w="100" w:type="dxa"/>
            </w:tcMar>
          </w:tcPr>
          <w:p w14:paraId="77D8B9FA" w14:textId="77777777" w:rsidR="009D7DC8" w:rsidRPr="00C15A00" w:rsidRDefault="009D7DC8" w:rsidP="00C15A00">
            <w:pPr>
              <w:widowControl w:val="0"/>
              <w:pBdr>
                <w:top w:val="nil"/>
                <w:left w:val="nil"/>
                <w:bottom w:val="nil"/>
                <w:right w:val="nil"/>
                <w:between w:val="nil"/>
              </w:pBdr>
              <w:snapToGrid w:val="0"/>
              <w:spacing w:after="120" w:line="240" w:lineRule="auto"/>
              <w:rPr>
                <w:lang w:val="es-ES_tradnl"/>
              </w:rPr>
            </w:pPr>
            <w:r w:rsidRPr="00C15A00">
              <w:rPr>
                <w:lang w:val="es-ES_tradnl"/>
              </w:rPr>
              <w:t>Sistemas Operativos</w:t>
            </w:r>
          </w:p>
        </w:tc>
        <w:tc>
          <w:tcPr>
            <w:tcW w:w="3405" w:type="dxa"/>
            <w:shd w:val="clear" w:color="auto" w:fill="auto"/>
            <w:tcMar>
              <w:top w:w="100" w:type="dxa"/>
              <w:left w:w="100" w:type="dxa"/>
              <w:bottom w:w="100" w:type="dxa"/>
              <w:right w:w="100" w:type="dxa"/>
            </w:tcMar>
          </w:tcPr>
          <w:p w14:paraId="50639C10" w14:textId="77777777" w:rsidR="009D7DC8" w:rsidRPr="00C15A00" w:rsidRDefault="009D7DC8" w:rsidP="00C15A00">
            <w:pPr>
              <w:widowControl w:val="0"/>
              <w:pBdr>
                <w:top w:val="nil"/>
                <w:left w:val="nil"/>
                <w:bottom w:val="nil"/>
                <w:right w:val="nil"/>
                <w:between w:val="nil"/>
              </w:pBdr>
              <w:snapToGrid w:val="0"/>
              <w:spacing w:after="120" w:line="240" w:lineRule="auto"/>
              <w:rPr>
                <w:lang w:val="es-ES_tradnl"/>
              </w:rPr>
            </w:pPr>
            <w:r w:rsidRPr="00C15A00">
              <w:rPr>
                <w:lang w:val="es-ES_tradnl"/>
              </w:rPr>
              <w:t xml:space="preserve">Silva M. (2015). </w:t>
            </w:r>
            <w:r w:rsidRPr="00C15A00">
              <w:rPr>
                <w:i/>
                <w:lang w:val="es-ES_tradnl"/>
              </w:rPr>
              <w:t>Sistemas Operativos.</w:t>
            </w:r>
          </w:p>
        </w:tc>
        <w:tc>
          <w:tcPr>
            <w:tcW w:w="4992" w:type="dxa"/>
            <w:shd w:val="clear" w:color="auto" w:fill="auto"/>
            <w:tcMar>
              <w:top w:w="100" w:type="dxa"/>
              <w:left w:w="100" w:type="dxa"/>
              <w:bottom w:w="100" w:type="dxa"/>
              <w:right w:w="100" w:type="dxa"/>
            </w:tcMar>
          </w:tcPr>
          <w:p w14:paraId="1866EF8D" w14:textId="060DD086" w:rsidR="009D7DC8" w:rsidRPr="00C15A00" w:rsidRDefault="009D7DC8" w:rsidP="00C15A00">
            <w:pPr>
              <w:widowControl w:val="0"/>
              <w:pBdr>
                <w:top w:val="nil"/>
                <w:left w:val="nil"/>
                <w:bottom w:val="nil"/>
                <w:right w:val="nil"/>
                <w:between w:val="nil"/>
              </w:pBdr>
              <w:snapToGrid w:val="0"/>
              <w:spacing w:after="120" w:line="240" w:lineRule="auto"/>
              <w:rPr>
                <w:lang w:val="es-ES_tradnl"/>
              </w:rPr>
            </w:pPr>
            <w:r w:rsidRPr="00C15A00">
              <w:rPr>
                <w:lang w:val="es-ES_tradnl"/>
              </w:rPr>
              <w:t>Libro</w:t>
            </w:r>
          </w:p>
        </w:tc>
        <w:tc>
          <w:tcPr>
            <w:tcW w:w="4992" w:type="dxa"/>
            <w:shd w:val="clear" w:color="auto" w:fill="auto"/>
            <w:tcMar>
              <w:top w:w="100" w:type="dxa"/>
              <w:left w:w="100" w:type="dxa"/>
              <w:bottom w:w="100" w:type="dxa"/>
              <w:right w:w="100" w:type="dxa"/>
            </w:tcMar>
          </w:tcPr>
          <w:p w14:paraId="4000B09D" w14:textId="44746637" w:rsidR="009D7DC8" w:rsidRPr="00C15A00" w:rsidRDefault="00000000" w:rsidP="00C15A00">
            <w:pPr>
              <w:widowControl w:val="0"/>
              <w:pBdr>
                <w:top w:val="nil"/>
                <w:left w:val="nil"/>
                <w:bottom w:val="nil"/>
                <w:right w:val="nil"/>
                <w:between w:val="nil"/>
              </w:pBdr>
              <w:snapToGrid w:val="0"/>
              <w:spacing w:after="120" w:line="240" w:lineRule="auto"/>
              <w:rPr>
                <w:lang w:val="es-ES_tradnl"/>
              </w:rPr>
            </w:pPr>
            <w:hyperlink r:id="rId89" w:history="1">
              <w:r w:rsidR="009D7DC8" w:rsidRPr="00C15A00">
                <w:rPr>
                  <w:rStyle w:val="Hipervnculo"/>
                  <w:lang w:val="es-ES_tradnl"/>
                </w:rPr>
                <w:t>https://sena-primo.hosted.exlibrisgroup.com/permalink/f/1j5choe/sena_alfaomega18624</w:t>
              </w:r>
            </w:hyperlink>
            <w:r w:rsidR="009D7DC8" w:rsidRPr="00C15A00">
              <w:rPr>
                <w:lang w:val="es-ES_tradnl"/>
              </w:rPr>
              <w:t xml:space="preserve"> </w:t>
            </w:r>
          </w:p>
        </w:tc>
      </w:tr>
      <w:tr w:rsidR="009D7DC8" w:rsidRPr="00C15A00" w14:paraId="5D0F94FF" w14:textId="77777777" w:rsidTr="00BD7376">
        <w:tc>
          <w:tcPr>
            <w:tcW w:w="2310" w:type="dxa"/>
            <w:shd w:val="clear" w:color="auto" w:fill="auto"/>
            <w:tcMar>
              <w:top w:w="100" w:type="dxa"/>
              <w:left w:w="100" w:type="dxa"/>
              <w:bottom w:w="100" w:type="dxa"/>
              <w:right w:w="100" w:type="dxa"/>
            </w:tcMar>
          </w:tcPr>
          <w:p w14:paraId="726F9867" w14:textId="77777777" w:rsidR="009D7DC8" w:rsidRPr="00C15A00" w:rsidRDefault="009D7DC8" w:rsidP="00C15A00">
            <w:pPr>
              <w:widowControl w:val="0"/>
              <w:snapToGrid w:val="0"/>
              <w:spacing w:after="120" w:line="240" w:lineRule="auto"/>
              <w:rPr>
                <w:lang w:val="es-ES_tradnl"/>
              </w:rPr>
            </w:pPr>
            <w:r w:rsidRPr="00C15A00">
              <w:rPr>
                <w:lang w:val="es-ES_tradnl"/>
              </w:rPr>
              <w:t>Redes de Computadoras</w:t>
            </w:r>
          </w:p>
        </w:tc>
        <w:tc>
          <w:tcPr>
            <w:tcW w:w="3405" w:type="dxa"/>
            <w:shd w:val="clear" w:color="auto" w:fill="auto"/>
            <w:tcMar>
              <w:top w:w="100" w:type="dxa"/>
              <w:left w:w="100" w:type="dxa"/>
              <w:bottom w:w="100" w:type="dxa"/>
              <w:right w:w="100" w:type="dxa"/>
            </w:tcMar>
          </w:tcPr>
          <w:p w14:paraId="3E36A23A" w14:textId="1DF9ECCF" w:rsidR="009D7DC8" w:rsidRPr="00C15A00" w:rsidRDefault="009D7DC8" w:rsidP="00C15A00">
            <w:pPr>
              <w:widowControl w:val="0"/>
              <w:snapToGrid w:val="0"/>
              <w:spacing w:after="120" w:line="240" w:lineRule="auto"/>
              <w:rPr>
                <w:lang w:val="es-ES_tradnl"/>
              </w:rPr>
            </w:pPr>
            <w:r w:rsidRPr="00C15A00">
              <w:rPr>
                <w:shd w:val="clear" w:color="auto" w:fill="FFFFFF"/>
                <w:lang w:val="es-ES_tradnl"/>
              </w:rPr>
              <w:t xml:space="preserve">Tanenbaum, A. S., Romero Elizondo, A. V. &amp; Wetherall, D. J. (2012). </w:t>
            </w:r>
            <w:r w:rsidRPr="00C15A00">
              <w:rPr>
                <w:i/>
                <w:lang w:val="es-ES_tradnl"/>
              </w:rPr>
              <w:t>Redes de Computadoras</w:t>
            </w:r>
            <w:r w:rsidR="00D124FC" w:rsidRPr="00C15A00">
              <w:rPr>
                <w:i/>
                <w:lang w:val="es-ES_tradnl"/>
              </w:rPr>
              <w:t>.</w:t>
            </w:r>
          </w:p>
        </w:tc>
        <w:tc>
          <w:tcPr>
            <w:tcW w:w="4992" w:type="dxa"/>
            <w:shd w:val="clear" w:color="auto" w:fill="auto"/>
            <w:tcMar>
              <w:top w:w="100" w:type="dxa"/>
              <w:left w:w="100" w:type="dxa"/>
              <w:bottom w:w="100" w:type="dxa"/>
              <w:right w:w="100" w:type="dxa"/>
            </w:tcMar>
          </w:tcPr>
          <w:p w14:paraId="50FA59D2" w14:textId="1268409B" w:rsidR="009D7DC8" w:rsidRPr="00C15A00" w:rsidRDefault="009D7DC8" w:rsidP="00C15A00">
            <w:pPr>
              <w:widowControl w:val="0"/>
              <w:snapToGrid w:val="0"/>
              <w:spacing w:after="120" w:line="240" w:lineRule="auto"/>
              <w:rPr>
                <w:lang w:val="es-ES_tradnl"/>
              </w:rPr>
            </w:pPr>
            <w:r w:rsidRPr="00C15A00">
              <w:rPr>
                <w:lang w:val="es-ES_tradnl"/>
              </w:rPr>
              <w:t xml:space="preserve">Libro </w:t>
            </w:r>
          </w:p>
        </w:tc>
        <w:tc>
          <w:tcPr>
            <w:tcW w:w="4992" w:type="dxa"/>
            <w:shd w:val="clear" w:color="auto" w:fill="auto"/>
            <w:tcMar>
              <w:top w:w="100" w:type="dxa"/>
              <w:left w:w="100" w:type="dxa"/>
              <w:bottom w:w="100" w:type="dxa"/>
              <w:right w:w="100" w:type="dxa"/>
            </w:tcMar>
          </w:tcPr>
          <w:p w14:paraId="2F54A375" w14:textId="226215A6" w:rsidR="009D7DC8" w:rsidRPr="00C15A00" w:rsidRDefault="00000000" w:rsidP="00C15A00">
            <w:pPr>
              <w:widowControl w:val="0"/>
              <w:snapToGrid w:val="0"/>
              <w:spacing w:after="120" w:line="240" w:lineRule="auto"/>
              <w:rPr>
                <w:lang w:val="es-ES_tradnl"/>
              </w:rPr>
            </w:pPr>
            <w:hyperlink r:id="rId90" w:history="1">
              <w:r w:rsidR="009D7DC8" w:rsidRPr="00C15A00">
                <w:rPr>
                  <w:rStyle w:val="Hipervnculo"/>
                  <w:lang w:val="es-ES_tradnl"/>
                </w:rPr>
                <w:t>https://sena-primo.hosted.exlibrisgroup.com/permalink/f/q6j6k0/sena_ebooks0005085</w:t>
              </w:r>
            </w:hyperlink>
            <w:r w:rsidR="009D7DC8" w:rsidRPr="00C15A00">
              <w:rPr>
                <w:lang w:val="es-ES_tradnl"/>
              </w:rPr>
              <w:t xml:space="preserve"> </w:t>
            </w:r>
          </w:p>
        </w:tc>
      </w:tr>
    </w:tbl>
    <w:p w14:paraId="59AF39D7" w14:textId="324AC346" w:rsidR="008029E6" w:rsidRPr="00C15A00" w:rsidRDefault="008029E6" w:rsidP="00C15A00">
      <w:pPr>
        <w:snapToGrid w:val="0"/>
        <w:spacing w:after="120" w:line="240" w:lineRule="auto"/>
        <w:rPr>
          <w:color w:val="FF0000"/>
          <w:lang w:val="es-ES_tradnl"/>
        </w:rPr>
      </w:pPr>
    </w:p>
    <w:p w14:paraId="793229EB" w14:textId="147F263E" w:rsidR="008029E6" w:rsidRPr="00C15A00" w:rsidRDefault="008029E6" w:rsidP="00C15A00">
      <w:pPr>
        <w:snapToGrid w:val="0"/>
        <w:spacing w:after="120" w:line="240" w:lineRule="auto"/>
        <w:rPr>
          <w:color w:val="FF0000"/>
          <w:lang w:val="es-ES_tradnl"/>
        </w:rPr>
      </w:pPr>
    </w:p>
    <w:p w14:paraId="6CEAD464" w14:textId="07E2DF31" w:rsidR="008029E6" w:rsidRPr="00C15A00" w:rsidRDefault="008029E6" w:rsidP="00C15A00">
      <w:pPr>
        <w:snapToGrid w:val="0"/>
        <w:spacing w:after="120" w:line="240" w:lineRule="auto"/>
        <w:rPr>
          <w:color w:val="FF0000"/>
          <w:lang w:val="es-ES_tradnl"/>
        </w:rPr>
      </w:pPr>
    </w:p>
    <w:p w14:paraId="6C030322" w14:textId="3631C574" w:rsidR="007C4FCF" w:rsidRPr="00C15A00" w:rsidRDefault="00783547" w:rsidP="00C15A00">
      <w:pPr>
        <w:snapToGrid w:val="0"/>
        <w:spacing w:after="120" w:line="240" w:lineRule="auto"/>
        <w:rPr>
          <w:b/>
          <w:bCs/>
          <w:lang w:val="es-ES_tradnl"/>
        </w:rPr>
      </w:pPr>
      <w:r w:rsidRPr="00C15A00">
        <w:rPr>
          <w:b/>
          <w:bCs/>
          <w:lang w:val="es-ES_tradnl"/>
        </w:rPr>
        <w:t>Glosario</w:t>
      </w:r>
    </w:p>
    <w:p w14:paraId="49FEB81F" w14:textId="77777777" w:rsidR="00742F88" w:rsidRPr="00C15A00" w:rsidRDefault="00742F88" w:rsidP="00C15A00">
      <w:pPr>
        <w:snapToGrid w:val="0"/>
        <w:spacing w:after="120" w:line="240" w:lineRule="auto"/>
        <w:rPr>
          <w:lang w:val="es-ES_tradnl"/>
        </w:rPr>
      </w:pPr>
    </w:p>
    <w:tbl>
      <w:tblPr>
        <w:tblStyle w:val="afe"/>
        <w:tblW w:w="156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13755"/>
      </w:tblGrid>
      <w:tr w:rsidR="00742F88" w:rsidRPr="00C15A00" w14:paraId="4F9D82D0" w14:textId="77777777">
        <w:trPr>
          <w:trHeight w:val="657"/>
        </w:trPr>
        <w:tc>
          <w:tcPr>
            <w:tcW w:w="1935" w:type="dxa"/>
            <w:shd w:val="clear" w:color="auto" w:fill="C9DAF8"/>
            <w:tcMar>
              <w:top w:w="100" w:type="dxa"/>
              <w:left w:w="100" w:type="dxa"/>
              <w:bottom w:w="100" w:type="dxa"/>
              <w:right w:w="100" w:type="dxa"/>
            </w:tcMar>
          </w:tcPr>
          <w:p w14:paraId="4BEA688F" w14:textId="77777777" w:rsidR="00742F88" w:rsidRPr="00C15A00" w:rsidRDefault="00F92245" w:rsidP="00C15A00">
            <w:pPr>
              <w:widowControl w:val="0"/>
              <w:pBdr>
                <w:top w:val="nil"/>
                <w:left w:val="nil"/>
                <w:bottom w:val="nil"/>
                <w:right w:val="nil"/>
                <w:between w:val="nil"/>
              </w:pBdr>
              <w:snapToGrid w:val="0"/>
              <w:spacing w:after="120" w:line="240" w:lineRule="auto"/>
              <w:rPr>
                <w:b/>
                <w:lang w:val="es-ES_tradnl"/>
              </w:rPr>
            </w:pPr>
            <w:r w:rsidRPr="00C15A00">
              <w:rPr>
                <w:b/>
                <w:lang w:val="es-ES_tradnl"/>
              </w:rPr>
              <w:t>Tipo de recurso</w:t>
            </w:r>
          </w:p>
        </w:tc>
        <w:tc>
          <w:tcPr>
            <w:tcW w:w="13755" w:type="dxa"/>
            <w:shd w:val="clear" w:color="auto" w:fill="C9DAF8"/>
            <w:tcMar>
              <w:top w:w="100" w:type="dxa"/>
              <w:left w:w="100" w:type="dxa"/>
              <w:bottom w:w="100" w:type="dxa"/>
              <w:right w:w="100" w:type="dxa"/>
            </w:tcMar>
          </w:tcPr>
          <w:p w14:paraId="7ABA13FB" w14:textId="77777777" w:rsidR="00742F88" w:rsidRPr="00C15A00" w:rsidRDefault="00F92245" w:rsidP="00C15A00">
            <w:pPr>
              <w:pStyle w:val="Ttulo"/>
              <w:snapToGrid w:val="0"/>
              <w:spacing w:after="120" w:line="240" w:lineRule="auto"/>
              <w:jc w:val="center"/>
              <w:rPr>
                <w:sz w:val="22"/>
                <w:szCs w:val="22"/>
                <w:lang w:val="es-ES_tradnl"/>
              </w:rPr>
            </w:pPr>
            <w:bookmarkStart w:id="1123" w:name="_ao2naxip2zab" w:colFirst="0" w:colLast="0"/>
            <w:bookmarkEnd w:id="1123"/>
            <w:r w:rsidRPr="00C15A00">
              <w:rPr>
                <w:sz w:val="22"/>
                <w:szCs w:val="22"/>
                <w:lang w:val="es-ES_tradnl"/>
              </w:rPr>
              <w:t>Glosario</w:t>
            </w:r>
          </w:p>
        </w:tc>
      </w:tr>
      <w:tr w:rsidR="00742F88" w:rsidRPr="00C15A00" w14:paraId="114D287D" w14:textId="77777777">
        <w:tc>
          <w:tcPr>
            <w:tcW w:w="1935" w:type="dxa"/>
            <w:shd w:val="clear" w:color="auto" w:fill="auto"/>
            <w:tcMar>
              <w:top w:w="100" w:type="dxa"/>
              <w:left w:w="100" w:type="dxa"/>
              <w:bottom w:w="100" w:type="dxa"/>
              <w:right w:w="100" w:type="dxa"/>
            </w:tcMar>
          </w:tcPr>
          <w:p w14:paraId="01782E2F" w14:textId="27920742" w:rsidR="00742F88" w:rsidRPr="00C15A00" w:rsidRDefault="00442EDA" w:rsidP="00C15A00">
            <w:pPr>
              <w:widowControl w:val="0"/>
              <w:snapToGrid w:val="0"/>
              <w:spacing w:after="120" w:line="240" w:lineRule="auto"/>
              <w:rPr>
                <w:b/>
                <w:bCs/>
                <w:lang w:val="es-ES_tradnl"/>
              </w:rPr>
            </w:pPr>
            <w:r w:rsidRPr="00C15A00">
              <w:rPr>
                <w:b/>
                <w:bCs/>
                <w:lang w:val="es-ES_tradnl"/>
              </w:rPr>
              <w:t>DHCP</w:t>
            </w:r>
            <w:r w:rsidR="00F70447" w:rsidRPr="00C15A00">
              <w:rPr>
                <w:b/>
                <w:bCs/>
                <w:lang w:val="es-ES_tradnl"/>
              </w:rPr>
              <w:t>:</w:t>
            </w:r>
          </w:p>
        </w:tc>
        <w:tc>
          <w:tcPr>
            <w:tcW w:w="13755" w:type="dxa"/>
            <w:shd w:val="clear" w:color="auto" w:fill="auto"/>
            <w:tcMar>
              <w:top w:w="100" w:type="dxa"/>
              <w:left w:w="100" w:type="dxa"/>
              <w:bottom w:w="100" w:type="dxa"/>
              <w:right w:w="100" w:type="dxa"/>
            </w:tcMar>
          </w:tcPr>
          <w:p w14:paraId="7A906A5B" w14:textId="52BE10C3" w:rsidR="00742F88" w:rsidRPr="00C15A00" w:rsidRDefault="00DB3D91" w:rsidP="00C15A00">
            <w:pPr>
              <w:widowControl w:val="0"/>
              <w:snapToGrid w:val="0"/>
              <w:spacing w:after="120" w:line="240" w:lineRule="auto"/>
              <w:rPr>
                <w:lang w:val="es-ES_tradnl"/>
              </w:rPr>
            </w:pPr>
            <w:r w:rsidRPr="00C15A00">
              <w:rPr>
                <w:lang w:val="es-ES_tradnl"/>
              </w:rPr>
              <w:t>e</w:t>
            </w:r>
            <w:r w:rsidR="00442EDA" w:rsidRPr="00C15A00">
              <w:rPr>
                <w:lang w:val="es-ES_tradnl"/>
              </w:rPr>
              <w:t>l protocolo de configuración dinámica de</w:t>
            </w:r>
            <w:r w:rsidR="00442EDA" w:rsidRPr="00C15A00">
              <w:rPr>
                <w:i/>
                <w:iCs/>
                <w:lang w:val="es-ES_tradnl"/>
              </w:rPr>
              <w:t xml:space="preserve"> host</w:t>
            </w:r>
            <w:r w:rsidR="00442EDA" w:rsidRPr="00C15A00">
              <w:rPr>
                <w:lang w:val="es-ES_tradnl"/>
              </w:rPr>
              <w:t xml:space="preserve"> es un protocolo de red de tipo cliente/servidor</w:t>
            </w:r>
            <w:r w:rsidR="00C07D1A" w:rsidRPr="00C15A00">
              <w:rPr>
                <w:lang w:val="es-ES_tradnl"/>
              </w:rPr>
              <w:t>,</w:t>
            </w:r>
            <w:r w:rsidR="00442EDA" w:rsidRPr="00C15A00">
              <w:rPr>
                <w:lang w:val="es-ES_tradnl"/>
              </w:rPr>
              <w:t xml:space="preserve"> mediante el cual</w:t>
            </w:r>
            <w:r w:rsidR="00C07D1A" w:rsidRPr="00C15A00">
              <w:rPr>
                <w:lang w:val="es-ES_tradnl"/>
              </w:rPr>
              <w:t>,</w:t>
            </w:r>
            <w:r w:rsidR="00442EDA" w:rsidRPr="00C15A00">
              <w:rPr>
                <w:lang w:val="es-ES_tradnl"/>
              </w:rPr>
              <w:t xml:space="preserve"> un servidor DHCP asigna dinámicamente una dirección IP y otros parámetros de configuración de red a cada dispositivo</w:t>
            </w:r>
            <w:r w:rsidR="00903866" w:rsidRPr="00C15A00">
              <w:rPr>
                <w:lang w:val="es-ES_tradnl"/>
              </w:rPr>
              <w:t>,</w:t>
            </w:r>
            <w:r w:rsidR="00442EDA" w:rsidRPr="00C15A00">
              <w:rPr>
                <w:lang w:val="es-ES_tradnl"/>
              </w:rPr>
              <w:t xml:space="preserve"> en una red para que puedan comunicarse con otras redes IP</w:t>
            </w:r>
            <w:r w:rsidRPr="00C15A00">
              <w:rPr>
                <w:lang w:val="es-ES_tradnl"/>
              </w:rPr>
              <w:t>.</w:t>
            </w:r>
          </w:p>
        </w:tc>
      </w:tr>
      <w:tr w:rsidR="00742F88" w:rsidRPr="00C15A00" w14:paraId="303179CB" w14:textId="77777777">
        <w:tc>
          <w:tcPr>
            <w:tcW w:w="1935" w:type="dxa"/>
            <w:shd w:val="clear" w:color="auto" w:fill="auto"/>
            <w:tcMar>
              <w:top w:w="100" w:type="dxa"/>
              <w:left w:w="100" w:type="dxa"/>
              <w:bottom w:w="100" w:type="dxa"/>
              <w:right w:w="100" w:type="dxa"/>
            </w:tcMar>
          </w:tcPr>
          <w:p w14:paraId="5816F2FD" w14:textId="282D2C32" w:rsidR="00742F88" w:rsidRPr="00C15A00" w:rsidRDefault="00442EDA" w:rsidP="00C15A00">
            <w:pPr>
              <w:widowControl w:val="0"/>
              <w:snapToGrid w:val="0"/>
              <w:spacing w:after="120" w:line="240" w:lineRule="auto"/>
              <w:rPr>
                <w:b/>
                <w:bCs/>
                <w:lang w:val="es-ES_tradnl"/>
              </w:rPr>
            </w:pPr>
            <w:r w:rsidRPr="00C15A00">
              <w:rPr>
                <w:b/>
                <w:bCs/>
                <w:lang w:val="es-ES_tradnl"/>
              </w:rPr>
              <w:t>FTP</w:t>
            </w:r>
            <w:r w:rsidR="00F70447" w:rsidRPr="00C15A00">
              <w:rPr>
                <w:b/>
                <w:bCs/>
                <w:lang w:val="es-ES_tradnl"/>
              </w:rPr>
              <w:t>:</w:t>
            </w:r>
          </w:p>
        </w:tc>
        <w:tc>
          <w:tcPr>
            <w:tcW w:w="13755" w:type="dxa"/>
            <w:shd w:val="clear" w:color="auto" w:fill="auto"/>
            <w:tcMar>
              <w:top w:w="100" w:type="dxa"/>
              <w:left w:w="100" w:type="dxa"/>
              <w:bottom w:w="100" w:type="dxa"/>
              <w:right w:w="100" w:type="dxa"/>
            </w:tcMar>
          </w:tcPr>
          <w:p w14:paraId="0374BADE" w14:textId="7C73C97D" w:rsidR="00742F88" w:rsidRPr="00C15A00" w:rsidRDefault="00DB3D91" w:rsidP="00C15A00">
            <w:pPr>
              <w:widowControl w:val="0"/>
              <w:snapToGrid w:val="0"/>
              <w:spacing w:after="120" w:line="240" w:lineRule="auto"/>
              <w:rPr>
                <w:lang w:val="es-ES_tradnl"/>
              </w:rPr>
            </w:pPr>
            <w:r w:rsidRPr="00C15A00">
              <w:rPr>
                <w:lang w:val="es-ES_tradnl"/>
              </w:rPr>
              <w:t>e</w:t>
            </w:r>
            <w:r w:rsidR="00442EDA" w:rsidRPr="00C15A00">
              <w:rPr>
                <w:lang w:val="es-ES_tradnl"/>
              </w:rPr>
              <w:t xml:space="preserve">l </w:t>
            </w:r>
            <w:r w:rsidR="00903866" w:rsidRPr="00C15A00">
              <w:rPr>
                <w:lang w:val="es-ES_tradnl"/>
              </w:rPr>
              <w:t>p</w:t>
            </w:r>
            <w:r w:rsidR="00442EDA" w:rsidRPr="00C15A00">
              <w:rPr>
                <w:lang w:val="es-ES_tradnl"/>
              </w:rPr>
              <w:t>rotocolo de transferencia de archivos es un protocolo de red para la transferencia de archivos entre sistemas conectados a una red TCP, basado en la arquitectura cliente-servidor.</w:t>
            </w:r>
          </w:p>
        </w:tc>
      </w:tr>
      <w:tr w:rsidR="00742F88" w:rsidRPr="00C15A00" w14:paraId="0471A21A" w14:textId="77777777">
        <w:tc>
          <w:tcPr>
            <w:tcW w:w="1935" w:type="dxa"/>
            <w:shd w:val="clear" w:color="auto" w:fill="auto"/>
            <w:tcMar>
              <w:top w:w="100" w:type="dxa"/>
              <w:left w:w="100" w:type="dxa"/>
              <w:bottom w:w="100" w:type="dxa"/>
              <w:right w:w="100" w:type="dxa"/>
            </w:tcMar>
          </w:tcPr>
          <w:p w14:paraId="751A1B7D" w14:textId="68053CFF" w:rsidR="00742F88" w:rsidRPr="00C15A00" w:rsidRDefault="00442EDA" w:rsidP="00C15A00">
            <w:pPr>
              <w:widowControl w:val="0"/>
              <w:snapToGrid w:val="0"/>
              <w:spacing w:after="120" w:line="240" w:lineRule="auto"/>
              <w:rPr>
                <w:b/>
                <w:bCs/>
                <w:lang w:val="es-ES_tradnl"/>
              </w:rPr>
            </w:pPr>
            <w:r w:rsidRPr="00C15A00">
              <w:rPr>
                <w:b/>
                <w:bCs/>
                <w:lang w:val="es-ES_tradnl"/>
              </w:rPr>
              <w:t>HTTP</w:t>
            </w:r>
            <w:r w:rsidR="00F70447" w:rsidRPr="00C15A00">
              <w:rPr>
                <w:b/>
                <w:bCs/>
                <w:lang w:val="es-ES_tradnl"/>
              </w:rPr>
              <w:t>:</w:t>
            </w:r>
          </w:p>
        </w:tc>
        <w:tc>
          <w:tcPr>
            <w:tcW w:w="13755" w:type="dxa"/>
            <w:shd w:val="clear" w:color="auto" w:fill="auto"/>
            <w:tcMar>
              <w:top w:w="100" w:type="dxa"/>
              <w:left w:w="100" w:type="dxa"/>
              <w:bottom w:w="100" w:type="dxa"/>
              <w:right w:w="100" w:type="dxa"/>
            </w:tcMar>
          </w:tcPr>
          <w:p w14:paraId="059D73D7" w14:textId="0105B18E" w:rsidR="00742F88" w:rsidRPr="00C15A00" w:rsidRDefault="00DB3D91" w:rsidP="00C15A00">
            <w:pPr>
              <w:widowControl w:val="0"/>
              <w:snapToGrid w:val="0"/>
              <w:spacing w:after="120" w:line="240" w:lineRule="auto"/>
              <w:rPr>
                <w:lang w:val="es-ES_tradnl"/>
              </w:rPr>
            </w:pPr>
            <w:r w:rsidRPr="00C15A00">
              <w:rPr>
                <w:lang w:val="es-ES_tradnl"/>
              </w:rPr>
              <w:t>e</w:t>
            </w:r>
            <w:r w:rsidR="00442EDA" w:rsidRPr="00C15A00">
              <w:rPr>
                <w:lang w:val="es-ES_tradnl"/>
              </w:rPr>
              <w:t xml:space="preserve">l </w:t>
            </w:r>
            <w:r w:rsidR="00903866" w:rsidRPr="00C15A00">
              <w:rPr>
                <w:lang w:val="es-ES_tradnl"/>
              </w:rPr>
              <w:t>p</w:t>
            </w:r>
            <w:r w:rsidR="00442EDA" w:rsidRPr="00C15A00">
              <w:rPr>
                <w:lang w:val="es-ES_tradnl"/>
              </w:rPr>
              <w:t>rotocolo de transferencia de hipertexto</w:t>
            </w:r>
            <w:r w:rsidR="00903866" w:rsidRPr="00C15A00">
              <w:rPr>
                <w:lang w:val="es-ES_tradnl"/>
              </w:rPr>
              <w:t>,</w:t>
            </w:r>
            <w:r w:rsidR="00442EDA" w:rsidRPr="00C15A00">
              <w:rPr>
                <w:lang w:val="es-ES_tradnl"/>
              </w:rPr>
              <w:t xml:space="preserve"> es el protocolo de comunicación que permite las transferencias de información a través de archivos en la </w:t>
            </w:r>
            <w:proofErr w:type="spellStart"/>
            <w:r w:rsidR="00442EDA" w:rsidRPr="00C15A00">
              <w:rPr>
                <w:i/>
                <w:lang w:val="es-ES_tradnl"/>
              </w:rPr>
              <w:t>World</w:t>
            </w:r>
            <w:proofErr w:type="spellEnd"/>
            <w:r w:rsidR="00442EDA" w:rsidRPr="00C15A00">
              <w:rPr>
                <w:i/>
                <w:lang w:val="es-ES_tradnl"/>
              </w:rPr>
              <w:t xml:space="preserve"> Wide Web</w:t>
            </w:r>
            <w:r w:rsidR="00442EDA" w:rsidRPr="00C15A00">
              <w:rPr>
                <w:lang w:val="es-ES_tradnl"/>
              </w:rPr>
              <w:t>.</w:t>
            </w:r>
          </w:p>
        </w:tc>
      </w:tr>
      <w:tr w:rsidR="00742F88" w:rsidRPr="00C15A00" w14:paraId="172433E8" w14:textId="77777777">
        <w:tc>
          <w:tcPr>
            <w:tcW w:w="1935" w:type="dxa"/>
            <w:shd w:val="clear" w:color="auto" w:fill="auto"/>
            <w:tcMar>
              <w:top w:w="100" w:type="dxa"/>
              <w:left w:w="100" w:type="dxa"/>
              <w:bottom w:w="100" w:type="dxa"/>
              <w:right w:w="100" w:type="dxa"/>
            </w:tcMar>
          </w:tcPr>
          <w:p w14:paraId="16646C41" w14:textId="2C0203BD" w:rsidR="00742F88" w:rsidRPr="00C15A00" w:rsidRDefault="00442EDA" w:rsidP="00C15A00">
            <w:pPr>
              <w:widowControl w:val="0"/>
              <w:snapToGrid w:val="0"/>
              <w:spacing w:after="120" w:line="240" w:lineRule="auto"/>
              <w:rPr>
                <w:b/>
                <w:bCs/>
                <w:lang w:val="es-ES_tradnl"/>
              </w:rPr>
            </w:pPr>
            <w:r w:rsidRPr="00C15A00">
              <w:rPr>
                <w:b/>
                <w:bCs/>
                <w:lang w:val="es-ES_tradnl"/>
              </w:rPr>
              <w:t>IGP</w:t>
            </w:r>
            <w:r w:rsidR="00F70447" w:rsidRPr="00C15A00">
              <w:rPr>
                <w:b/>
                <w:bCs/>
                <w:lang w:val="es-ES_tradnl"/>
              </w:rPr>
              <w:t>:</w:t>
            </w:r>
          </w:p>
        </w:tc>
        <w:tc>
          <w:tcPr>
            <w:tcW w:w="13755" w:type="dxa"/>
            <w:shd w:val="clear" w:color="auto" w:fill="auto"/>
            <w:tcMar>
              <w:top w:w="100" w:type="dxa"/>
              <w:left w:w="100" w:type="dxa"/>
              <w:bottom w:w="100" w:type="dxa"/>
              <w:right w:w="100" w:type="dxa"/>
            </w:tcMar>
          </w:tcPr>
          <w:p w14:paraId="2599C4EB" w14:textId="2654DF95" w:rsidR="00742F88" w:rsidRPr="00C15A00" w:rsidRDefault="00DB3D91" w:rsidP="00C15A00">
            <w:pPr>
              <w:widowControl w:val="0"/>
              <w:snapToGrid w:val="0"/>
              <w:spacing w:after="120" w:line="240" w:lineRule="auto"/>
              <w:rPr>
                <w:lang w:val="es-ES_tradnl"/>
              </w:rPr>
            </w:pPr>
            <w:r w:rsidRPr="00C15A00">
              <w:rPr>
                <w:lang w:val="es-ES_tradnl"/>
              </w:rPr>
              <w:t>e</w:t>
            </w:r>
            <w:r w:rsidR="00442EDA" w:rsidRPr="00C15A00">
              <w:rPr>
                <w:lang w:val="es-ES_tradnl"/>
              </w:rPr>
              <w:t xml:space="preserve">l </w:t>
            </w:r>
            <w:r w:rsidR="00442EDA" w:rsidRPr="00C15A00">
              <w:rPr>
                <w:i/>
                <w:iCs/>
                <w:lang w:val="es-ES_tradnl"/>
              </w:rPr>
              <w:t>Interior</w:t>
            </w:r>
            <w:r w:rsidR="00442EDA" w:rsidRPr="00C15A00">
              <w:rPr>
                <w:lang w:val="es-ES_tradnl"/>
              </w:rPr>
              <w:t xml:space="preserve"> </w:t>
            </w:r>
            <w:r w:rsidR="00442EDA" w:rsidRPr="00C15A00">
              <w:rPr>
                <w:i/>
                <w:lang w:val="es-ES_tradnl"/>
              </w:rPr>
              <w:t xml:space="preserve">Gateway </w:t>
            </w:r>
            <w:proofErr w:type="spellStart"/>
            <w:r w:rsidR="00442EDA" w:rsidRPr="00C15A00">
              <w:rPr>
                <w:i/>
                <w:lang w:val="es-ES_tradnl"/>
              </w:rPr>
              <w:t>Protocol</w:t>
            </w:r>
            <w:proofErr w:type="spellEnd"/>
            <w:r w:rsidR="00442EDA" w:rsidRPr="00C15A00">
              <w:rPr>
                <w:lang w:val="es-ES_tradnl"/>
              </w:rPr>
              <w:t xml:space="preserve">, </w:t>
            </w:r>
            <w:r w:rsidR="00903866" w:rsidRPr="00C15A00">
              <w:rPr>
                <w:lang w:val="es-ES_tradnl"/>
              </w:rPr>
              <w:t>p</w:t>
            </w:r>
            <w:r w:rsidR="00442EDA" w:rsidRPr="00C15A00">
              <w:rPr>
                <w:lang w:val="es-ES_tradnl"/>
              </w:rPr>
              <w:t xml:space="preserve">rotocolo de </w:t>
            </w:r>
            <w:r w:rsidR="00903866" w:rsidRPr="00C15A00">
              <w:rPr>
                <w:lang w:val="es-ES_tradnl"/>
              </w:rPr>
              <w:t>p</w:t>
            </w:r>
            <w:r w:rsidR="00442EDA" w:rsidRPr="00C15A00">
              <w:rPr>
                <w:lang w:val="es-ES_tradnl"/>
              </w:rPr>
              <w:t xml:space="preserve">asarela </w:t>
            </w:r>
            <w:r w:rsidR="00903866" w:rsidRPr="00C15A00">
              <w:rPr>
                <w:lang w:val="es-ES_tradnl"/>
              </w:rPr>
              <w:t>i</w:t>
            </w:r>
            <w:r w:rsidR="00442EDA" w:rsidRPr="00C15A00">
              <w:rPr>
                <w:lang w:val="es-ES_tradnl"/>
              </w:rPr>
              <w:t xml:space="preserve">nterna o </w:t>
            </w:r>
            <w:r w:rsidR="00903866" w:rsidRPr="00C15A00">
              <w:rPr>
                <w:lang w:val="es-ES_tradnl"/>
              </w:rPr>
              <w:t>p</w:t>
            </w:r>
            <w:r w:rsidR="00442EDA" w:rsidRPr="00C15A00">
              <w:rPr>
                <w:lang w:val="es-ES_tradnl"/>
              </w:rPr>
              <w:t xml:space="preserve">rotocolo de </w:t>
            </w:r>
            <w:r w:rsidR="00903866" w:rsidRPr="00C15A00">
              <w:rPr>
                <w:lang w:val="es-ES_tradnl"/>
              </w:rPr>
              <w:t>p</w:t>
            </w:r>
            <w:r w:rsidR="00442EDA" w:rsidRPr="00C15A00">
              <w:rPr>
                <w:lang w:val="es-ES_tradnl"/>
              </w:rPr>
              <w:t xml:space="preserve">asarela </w:t>
            </w:r>
            <w:r w:rsidR="00903866" w:rsidRPr="00C15A00">
              <w:rPr>
                <w:lang w:val="es-ES_tradnl"/>
              </w:rPr>
              <w:t>i</w:t>
            </w:r>
            <w:r w:rsidR="00442EDA" w:rsidRPr="00C15A00">
              <w:rPr>
                <w:lang w:val="es-ES_tradnl"/>
              </w:rPr>
              <w:t>nterior, hace referencia a los usados dentro de un sistema autónomo</w:t>
            </w:r>
            <w:r w:rsidR="00903866" w:rsidRPr="00C15A00">
              <w:rPr>
                <w:lang w:val="es-ES_tradnl"/>
              </w:rPr>
              <w:t>.</w:t>
            </w:r>
          </w:p>
        </w:tc>
      </w:tr>
      <w:tr w:rsidR="00742F88" w:rsidRPr="00C15A00" w14:paraId="399A66D1" w14:textId="77777777">
        <w:tc>
          <w:tcPr>
            <w:tcW w:w="1935" w:type="dxa"/>
            <w:shd w:val="clear" w:color="auto" w:fill="auto"/>
            <w:tcMar>
              <w:top w:w="100" w:type="dxa"/>
              <w:left w:w="100" w:type="dxa"/>
              <w:bottom w:w="100" w:type="dxa"/>
              <w:right w:w="100" w:type="dxa"/>
            </w:tcMar>
          </w:tcPr>
          <w:p w14:paraId="62E7F829" w14:textId="77D09B15" w:rsidR="00742F88" w:rsidRPr="00C15A00" w:rsidRDefault="00442EDA" w:rsidP="00C15A00">
            <w:pPr>
              <w:widowControl w:val="0"/>
              <w:snapToGrid w:val="0"/>
              <w:spacing w:after="120" w:line="240" w:lineRule="auto"/>
              <w:rPr>
                <w:b/>
                <w:bCs/>
                <w:lang w:val="es-ES_tradnl"/>
              </w:rPr>
            </w:pPr>
            <w:r w:rsidRPr="00C15A00">
              <w:rPr>
                <w:b/>
                <w:bCs/>
                <w:lang w:val="es-ES_tradnl"/>
              </w:rPr>
              <w:t>IP</w:t>
            </w:r>
            <w:r w:rsidR="00F70447" w:rsidRPr="00C15A00">
              <w:rPr>
                <w:b/>
                <w:bCs/>
                <w:lang w:val="es-ES_tradnl"/>
              </w:rPr>
              <w:t>:</w:t>
            </w:r>
          </w:p>
        </w:tc>
        <w:tc>
          <w:tcPr>
            <w:tcW w:w="13755" w:type="dxa"/>
            <w:shd w:val="clear" w:color="auto" w:fill="auto"/>
            <w:tcMar>
              <w:top w:w="100" w:type="dxa"/>
              <w:left w:w="100" w:type="dxa"/>
              <w:bottom w:w="100" w:type="dxa"/>
              <w:right w:w="100" w:type="dxa"/>
            </w:tcMar>
          </w:tcPr>
          <w:p w14:paraId="78283587" w14:textId="509D1AE5" w:rsidR="00742F88" w:rsidRPr="00C15A00" w:rsidRDefault="00DB3D91" w:rsidP="00C15A00">
            <w:pPr>
              <w:widowControl w:val="0"/>
              <w:snapToGrid w:val="0"/>
              <w:spacing w:after="120" w:line="240" w:lineRule="auto"/>
              <w:rPr>
                <w:lang w:val="es-ES_tradnl"/>
              </w:rPr>
            </w:pPr>
            <w:r w:rsidRPr="00C15A00">
              <w:rPr>
                <w:lang w:val="es-ES_tradnl"/>
              </w:rPr>
              <w:t>u</w:t>
            </w:r>
            <w:r w:rsidR="00442EDA" w:rsidRPr="00C15A00">
              <w:rPr>
                <w:lang w:val="es-ES_tradnl"/>
              </w:rPr>
              <w:t xml:space="preserve">na dirección IP es una dirección única que identifica a un dispositivo en </w:t>
            </w:r>
            <w:r w:rsidR="007B5D49" w:rsidRPr="00C15A00">
              <w:rPr>
                <w:lang w:val="es-ES_tradnl"/>
              </w:rPr>
              <w:t>i</w:t>
            </w:r>
            <w:r w:rsidR="00442EDA" w:rsidRPr="00C15A00">
              <w:rPr>
                <w:lang w:val="es-ES_tradnl"/>
              </w:rPr>
              <w:t xml:space="preserve">nternet o en una red local. IP significa “protocolo de </w:t>
            </w:r>
            <w:r w:rsidR="007B5D49" w:rsidRPr="00C15A00">
              <w:rPr>
                <w:iCs/>
                <w:lang w:val="es-ES_tradnl"/>
              </w:rPr>
              <w:t>i</w:t>
            </w:r>
            <w:r w:rsidR="00442EDA" w:rsidRPr="00C15A00">
              <w:rPr>
                <w:iCs/>
                <w:lang w:val="es-ES_tradnl"/>
              </w:rPr>
              <w:t xml:space="preserve">nternet”, </w:t>
            </w:r>
            <w:r w:rsidR="00442EDA" w:rsidRPr="00C15A00">
              <w:rPr>
                <w:lang w:val="es-ES_tradnl"/>
              </w:rPr>
              <w:t>que es el conjunto de reglas que rigen el formato de los datos enviados a través de Internet o la red local.</w:t>
            </w:r>
          </w:p>
        </w:tc>
      </w:tr>
      <w:tr w:rsidR="00742F88" w:rsidRPr="00C15A00" w14:paraId="4234B0BB" w14:textId="77777777">
        <w:tc>
          <w:tcPr>
            <w:tcW w:w="1935" w:type="dxa"/>
            <w:shd w:val="clear" w:color="auto" w:fill="auto"/>
            <w:tcMar>
              <w:top w:w="100" w:type="dxa"/>
              <w:left w:w="100" w:type="dxa"/>
              <w:bottom w:w="100" w:type="dxa"/>
              <w:right w:w="100" w:type="dxa"/>
            </w:tcMar>
          </w:tcPr>
          <w:p w14:paraId="7367339E" w14:textId="18DA5F41" w:rsidR="00742F88" w:rsidRPr="00C15A00" w:rsidRDefault="00442EDA" w:rsidP="00C15A00">
            <w:pPr>
              <w:widowControl w:val="0"/>
              <w:snapToGrid w:val="0"/>
              <w:spacing w:after="120" w:line="240" w:lineRule="auto"/>
              <w:rPr>
                <w:b/>
                <w:bCs/>
                <w:lang w:val="es-ES_tradnl"/>
              </w:rPr>
            </w:pPr>
            <w:r w:rsidRPr="00C15A00">
              <w:rPr>
                <w:b/>
                <w:bCs/>
                <w:lang w:val="es-ES_tradnl"/>
              </w:rPr>
              <w:t>ISNS</w:t>
            </w:r>
            <w:r w:rsidR="00F70447" w:rsidRPr="00C15A00">
              <w:rPr>
                <w:b/>
                <w:bCs/>
                <w:lang w:val="es-ES_tradnl"/>
              </w:rPr>
              <w:t>:</w:t>
            </w:r>
          </w:p>
        </w:tc>
        <w:tc>
          <w:tcPr>
            <w:tcW w:w="13755" w:type="dxa"/>
            <w:shd w:val="clear" w:color="auto" w:fill="auto"/>
            <w:tcMar>
              <w:top w:w="100" w:type="dxa"/>
              <w:left w:w="100" w:type="dxa"/>
              <w:bottom w:w="100" w:type="dxa"/>
              <w:right w:w="100" w:type="dxa"/>
            </w:tcMar>
          </w:tcPr>
          <w:p w14:paraId="5934307A" w14:textId="2C5148B9" w:rsidR="00742F88" w:rsidRPr="00C15A00" w:rsidRDefault="00442EDA" w:rsidP="00C15A00">
            <w:pPr>
              <w:widowControl w:val="0"/>
              <w:snapToGrid w:val="0"/>
              <w:spacing w:after="120" w:line="240" w:lineRule="auto"/>
              <w:rPr>
                <w:lang w:val="es-ES_tradnl"/>
              </w:rPr>
            </w:pPr>
            <w:r w:rsidRPr="00C15A00">
              <w:rPr>
                <w:lang w:val="es-ES_tradnl"/>
              </w:rPr>
              <w:t xml:space="preserve">el protocolo propuesto del </w:t>
            </w:r>
            <w:r w:rsidR="000F4856" w:rsidRPr="00C15A00">
              <w:rPr>
                <w:lang w:val="es-ES_tradnl"/>
              </w:rPr>
              <w:t>s</w:t>
            </w:r>
            <w:r w:rsidRPr="00C15A00">
              <w:rPr>
                <w:lang w:val="es-ES_tradnl"/>
              </w:rPr>
              <w:t xml:space="preserve">ervicio de nombres de almacenamiento de </w:t>
            </w:r>
            <w:r w:rsidR="007B5D49" w:rsidRPr="00C15A00">
              <w:rPr>
                <w:lang w:val="es-ES_tradnl"/>
              </w:rPr>
              <w:t>i</w:t>
            </w:r>
            <w:r w:rsidRPr="00C15A00">
              <w:rPr>
                <w:lang w:val="es-ES_tradnl"/>
              </w:rPr>
              <w:t xml:space="preserve">nternet permite el descubrimiento, la administración y la configuración automatizados de dispositivos </w:t>
            </w:r>
            <w:proofErr w:type="spellStart"/>
            <w:r w:rsidRPr="00C15A00">
              <w:rPr>
                <w:i/>
                <w:lang w:val="es-ES_tradnl"/>
              </w:rPr>
              <w:t>iSCSI</w:t>
            </w:r>
            <w:proofErr w:type="spellEnd"/>
            <w:r w:rsidRPr="00C15A00">
              <w:rPr>
                <w:i/>
                <w:lang w:val="es-ES_tradnl"/>
              </w:rPr>
              <w:t xml:space="preserve"> y </w:t>
            </w:r>
            <w:proofErr w:type="spellStart"/>
            <w:r w:rsidRPr="00C15A00">
              <w:rPr>
                <w:i/>
                <w:lang w:val="es-ES_tradnl"/>
              </w:rPr>
              <w:t>Fibre</w:t>
            </w:r>
            <w:proofErr w:type="spellEnd"/>
            <w:r w:rsidRPr="00C15A00">
              <w:rPr>
                <w:i/>
                <w:lang w:val="es-ES_tradnl"/>
              </w:rPr>
              <w:t xml:space="preserve"> </w:t>
            </w:r>
            <w:proofErr w:type="spellStart"/>
            <w:r w:rsidRPr="00C15A00">
              <w:rPr>
                <w:i/>
                <w:lang w:val="es-ES_tradnl"/>
              </w:rPr>
              <w:t>Channel</w:t>
            </w:r>
            <w:proofErr w:type="spellEnd"/>
            <w:r w:rsidRPr="00C15A00">
              <w:rPr>
                <w:lang w:val="es-ES_tradnl"/>
              </w:rPr>
              <w:t xml:space="preserve"> en una red TCP / IP.</w:t>
            </w:r>
          </w:p>
        </w:tc>
      </w:tr>
      <w:tr w:rsidR="00742F88" w:rsidRPr="00C15A00" w14:paraId="58CEF134" w14:textId="77777777">
        <w:tc>
          <w:tcPr>
            <w:tcW w:w="1935" w:type="dxa"/>
            <w:shd w:val="clear" w:color="auto" w:fill="auto"/>
            <w:tcMar>
              <w:top w:w="100" w:type="dxa"/>
              <w:left w:w="100" w:type="dxa"/>
              <w:bottom w:w="100" w:type="dxa"/>
              <w:right w:w="100" w:type="dxa"/>
            </w:tcMar>
          </w:tcPr>
          <w:p w14:paraId="7A6CCBCC" w14:textId="0C850660" w:rsidR="00742F88" w:rsidRPr="00C15A00" w:rsidRDefault="00442EDA" w:rsidP="00C15A00">
            <w:pPr>
              <w:widowControl w:val="0"/>
              <w:snapToGrid w:val="0"/>
              <w:spacing w:after="120" w:line="240" w:lineRule="auto"/>
              <w:rPr>
                <w:b/>
                <w:bCs/>
                <w:lang w:val="es-ES_tradnl"/>
              </w:rPr>
            </w:pPr>
            <w:r w:rsidRPr="00C15A00">
              <w:rPr>
                <w:b/>
                <w:bCs/>
                <w:lang w:val="es-ES_tradnl"/>
              </w:rPr>
              <w:t>NETBIOS</w:t>
            </w:r>
            <w:r w:rsidR="00F70447" w:rsidRPr="00C15A00">
              <w:rPr>
                <w:b/>
                <w:bCs/>
                <w:lang w:val="es-ES_tradnl"/>
              </w:rPr>
              <w:t>:</w:t>
            </w:r>
          </w:p>
        </w:tc>
        <w:tc>
          <w:tcPr>
            <w:tcW w:w="13755" w:type="dxa"/>
            <w:shd w:val="clear" w:color="auto" w:fill="auto"/>
            <w:tcMar>
              <w:top w:w="100" w:type="dxa"/>
              <w:left w:w="100" w:type="dxa"/>
              <w:bottom w:w="100" w:type="dxa"/>
              <w:right w:w="100" w:type="dxa"/>
            </w:tcMar>
          </w:tcPr>
          <w:p w14:paraId="3AD35775" w14:textId="49F38C4D" w:rsidR="00742F88" w:rsidRPr="00C15A00" w:rsidRDefault="00442EDA" w:rsidP="00C15A00">
            <w:pPr>
              <w:widowControl w:val="0"/>
              <w:snapToGrid w:val="0"/>
              <w:spacing w:after="120" w:line="240" w:lineRule="auto"/>
              <w:rPr>
                <w:lang w:val="es-ES_tradnl"/>
              </w:rPr>
            </w:pPr>
            <w:r w:rsidRPr="00C15A00">
              <w:rPr>
                <w:lang w:val="es-ES_tradnl"/>
              </w:rPr>
              <w:t xml:space="preserve">una especificación de interfaz para acceso a servicios de red, es decir, una capa de </w:t>
            </w:r>
            <w:r w:rsidRPr="00C15A00">
              <w:rPr>
                <w:i/>
                <w:iCs/>
                <w:lang w:val="es-ES_tradnl"/>
              </w:rPr>
              <w:t>software</w:t>
            </w:r>
            <w:r w:rsidRPr="00C15A00">
              <w:rPr>
                <w:lang w:val="es-ES_tradnl"/>
              </w:rPr>
              <w:t xml:space="preserve"> desarrollado para enlazar un sistema operativo de red con </w:t>
            </w:r>
            <w:r w:rsidRPr="00C15A00">
              <w:rPr>
                <w:i/>
                <w:iCs/>
                <w:lang w:val="es-ES_tradnl"/>
              </w:rPr>
              <w:t>hardware</w:t>
            </w:r>
            <w:r w:rsidRPr="00C15A00">
              <w:rPr>
                <w:lang w:val="es-ES_tradnl"/>
              </w:rPr>
              <w:t xml:space="preserve"> específico.</w:t>
            </w:r>
          </w:p>
        </w:tc>
      </w:tr>
      <w:tr w:rsidR="00442EDA" w:rsidRPr="00C15A00" w14:paraId="50296BAD" w14:textId="77777777">
        <w:tc>
          <w:tcPr>
            <w:tcW w:w="1935" w:type="dxa"/>
            <w:shd w:val="clear" w:color="auto" w:fill="auto"/>
            <w:tcMar>
              <w:top w:w="100" w:type="dxa"/>
              <w:left w:w="100" w:type="dxa"/>
              <w:bottom w:w="100" w:type="dxa"/>
              <w:right w:w="100" w:type="dxa"/>
            </w:tcMar>
          </w:tcPr>
          <w:p w14:paraId="11B7BCFC" w14:textId="66524878" w:rsidR="00442EDA" w:rsidRPr="00C15A00" w:rsidRDefault="00442EDA" w:rsidP="00C15A00">
            <w:pPr>
              <w:widowControl w:val="0"/>
              <w:snapToGrid w:val="0"/>
              <w:spacing w:after="120" w:line="240" w:lineRule="auto"/>
              <w:rPr>
                <w:b/>
                <w:bCs/>
                <w:lang w:val="es-ES_tradnl"/>
              </w:rPr>
            </w:pPr>
            <w:r w:rsidRPr="00C15A00">
              <w:rPr>
                <w:b/>
                <w:bCs/>
                <w:lang w:val="es-ES_tradnl"/>
              </w:rPr>
              <w:t>NFS</w:t>
            </w:r>
            <w:r w:rsidR="00F70447" w:rsidRPr="00C15A00">
              <w:rPr>
                <w:b/>
                <w:bCs/>
                <w:lang w:val="es-ES_tradnl"/>
              </w:rPr>
              <w:t>:</w:t>
            </w:r>
          </w:p>
        </w:tc>
        <w:tc>
          <w:tcPr>
            <w:tcW w:w="13755" w:type="dxa"/>
            <w:shd w:val="clear" w:color="auto" w:fill="auto"/>
            <w:tcMar>
              <w:top w:w="100" w:type="dxa"/>
              <w:left w:w="100" w:type="dxa"/>
              <w:bottom w:w="100" w:type="dxa"/>
              <w:right w:w="100" w:type="dxa"/>
            </w:tcMar>
          </w:tcPr>
          <w:p w14:paraId="50D9D767" w14:textId="58DC9564" w:rsidR="00442EDA" w:rsidRPr="00C15A00" w:rsidRDefault="00442EDA" w:rsidP="00C15A00">
            <w:pPr>
              <w:widowControl w:val="0"/>
              <w:snapToGrid w:val="0"/>
              <w:spacing w:after="120" w:line="240" w:lineRule="auto"/>
              <w:rPr>
                <w:lang w:val="es-ES_tradnl"/>
              </w:rPr>
            </w:pPr>
            <w:r w:rsidRPr="00C15A00">
              <w:rPr>
                <w:i/>
                <w:lang w:val="es-ES_tradnl"/>
              </w:rPr>
              <w:t xml:space="preserve">Network File </w:t>
            </w:r>
            <w:proofErr w:type="spellStart"/>
            <w:r w:rsidRPr="00C15A00">
              <w:rPr>
                <w:i/>
                <w:lang w:val="es-ES_tradnl"/>
              </w:rPr>
              <w:t>System</w:t>
            </w:r>
            <w:proofErr w:type="spellEnd"/>
            <w:r w:rsidRPr="00C15A00">
              <w:rPr>
                <w:lang w:val="es-ES_tradnl"/>
              </w:rPr>
              <w:t>, o NFS, es un protocolo de nivel de aplicación, según el Modelo OSI. Es utilizado para sistemas de archivos distribuido en un entorno de red de computadoras de área local.</w:t>
            </w:r>
          </w:p>
        </w:tc>
      </w:tr>
      <w:tr w:rsidR="00DB3D91" w:rsidRPr="00C15A00" w14:paraId="48875FFE" w14:textId="77777777" w:rsidTr="00BD7376">
        <w:tc>
          <w:tcPr>
            <w:tcW w:w="1935" w:type="dxa"/>
            <w:shd w:val="clear" w:color="auto" w:fill="auto"/>
            <w:tcMar>
              <w:top w:w="100" w:type="dxa"/>
              <w:left w:w="100" w:type="dxa"/>
              <w:bottom w:w="100" w:type="dxa"/>
              <w:right w:w="100" w:type="dxa"/>
            </w:tcMar>
          </w:tcPr>
          <w:p w14:paraId="38695236" w14:textId="77777777" w:rsidR="00DB3D91" w:rsidRPr="00C15A00" w:rsidRDefault="00DB3D91" w:rsidP="00C15A00">
            <w:pPr>
              <w:widowControl w:val="0"/>
              <w:pBdr>
                <w:top w:val="nil"/>
                <w:left w:val="nil"/>
                <w:bottom w:val="nil"/>
                <w:right w:val="nil"/>
                <w:between w:val="nil"/>
              </w:pBdr>
              <w:snapToGrid w:val="0"/>
              <w:spacing w:after="120" w:line="240" w:lineRule="auto"/>
              <w:rPr>
                <w:b/>
                <w:bCs/>
                <w:lang w:val="es-ES_tradnl"/>
              </w:rPr>
            </w:pPr>
            <w:r w:rsidRPr="00C15A00">
              <w:rPr>
                <w:b/>
                <w:bCs/>
                <w:lang w:val="es-ES_tradnl"/>
              </w:rPr>
              <w:t>OSI:</w:t>
            </w:r>
          </w:p>
        </w:tc>
        <w:tc>
          <w:tcPr>
            <w:tcW w:w="13755" w:type="dxa"/>
            <w:shd w:val="clear" w:color="auto" w:fill="auto"/>
            <w:tcMar>
              <w:top w:w="100" w:type="dxa"/>
              <w:left w:w="100" w:type="dxa"/>
              <w:bottom w:w="100" w:type="dxa"/>
              <w:right w:w="100" w:type="dxa"/>
            </w:tcMar>
          </w:tcPr>
          <w:p w14:paraId="3B83C0C7" w14:textId="26511459" w:rsidR="00DB3D91" w:rsidRPr="00C15A00" w:rsidRDefault="00DB3D91" w:rsidP="00C15A00">
            <w:pPr>
              <w:widowControl w:val="0"/>
              <w:pBdr>
                <w:top w:val="nil"/>
                <w:left w:val="nil"/>
                <w:bottom w:val="nil"/>
                <w:right w:val="nil"/>
                <w:between w:val="nil"/>
              </w:pBdr>
              <w:snapToGrid w:val="0"/>
              <w:spacing w:after="120" w:line="240" w:lineRule="auto"/>
              <w:rPr>
                <w:lang w:val="es-ES_tradnl"/>
              </w:rPr>
            </w:pPr>
            <w:r w:rsidRPr="00C15A00">
              <w:rPr>
                <w:lang w:val="es-ES_tradnl"/>
              </w:rPr>
              <w:t>es un estándar que tiene por objetivo conseguir interconectar sistemas de procedencia distinta para que estos pudieran intercambiar información</w:t>
            </w:r>
            <w:r w:rsidR="000F4856" w:rsidRPr="00C15A00">
              <w:rPr>
                <w:lang w:val="es-ES_tradnl"/>
              </w:rPr>
              <w:t>,</w:t>
            </w:r>
            <w:r w:rsidRPr="00C15A00">
              <w:rPr>
                <w:lang w:val="es-ES_tradnl"/>
              </w:rPr>
              <w:t xml:space="preserve"> sin ningún tipo de impedimentos debido a los protocolos con los que estos operaban de forma propia según su fabricante.</w:t>
            </w:r>
          </w:p>
        </w:tc>
      </w:tr>
      <w:tr w:rsidR="00442EDA" w:rsidRPr="00C15A00" w14:paraId="3E38C4F7" w14:textId="77777777">
        <w:tc>
          <w:tcPr>
            <w:tcW w:w="1935" w:type="dxa"/>
            <w:shd w:val="clear" w:color="auto" w:fill="auto"/>
            <w:tcMar>
              <w:top w:w="100" w:type="dxa"/>
              <w:left w:w="100" w:type="dxa"/>
              <w:bottom w:w="100" w:type="dxa"/>
              <w:right w:w="100" w:type="dxa"/>
            </w:tcMar>
          </w:tcPr>
          <w:p w14:paraId="60149CD8" w14:textId="7DB31B40" w:rsidR="00442EDA" w:rsidRPr="00C15A00" w:rsidRDefault="00442EDA" w:rsidP="00C15A00">
            <w:pPr>
              <w:widowControl w:val="0"/>
              <w:snapToGrid w:val="0"/>
              <w:spacing w:after="120" w:line="240" w:lineRule="auto"/>
              <w:rPr>
                <w:b/>
                <w:bCs/>
                <w:lang w:val="es-ES_tradnl"/>
              </w:rPr>
            </w:pPr>
            <w:r w:rsidRPr="00C15A00">
              <w:rPr>
                <w:b/>
                <w:bCs/>
                <w:lang w:val="es-ES_tradnl"/>
              </w:rPr>
              <w:t>RIP</w:t>
            </w:r>
            <w:r w:rsidR="00F70447" w:rsidRPr="00C15A00">
              <w:rPr>
                <w:b/>
                <w:bCs/>
                <w:lang w:val="es-ES_tradnl"/>
              </w:rPr>
              <w:t>:</w:t>
            </w:r>
          </w:p>
        </w:tc>
        <w:tc>
          <w:tcPr>
            <w:tcW w:w="13755" w:type="dxa"/>
            <w:shd w:val="clear" w:color="auto" w:fill="auto"/>
            <w:tcMar>
              <w:top w:w="100" w:type="dxa"/>
              <w:left w:w="100" w:type="dxa"/>
              <w:bottom w:w="100" w:type="dxa"/>
              <w:right w:w="100" w:type="dxa"/>
            </w:tcMar>
          </w:tcPr>
          <w:p w14:paraId="11D1F1DF" w14:textId="44698459" w:rsidR="00442EDA" w:rsidRPr="00C15A00" w:rsidRDefault="00DB3D91" w:rsidP="00C15A00">
            <w:pPr>
              <w:widowControl w:val="0"/>
              <w:snapToGrid w:val="0"/>
              <w:spacing w:after="120" w:line="240" w:lineRule="auto"/>
              <w:rPr>
                <w:lang w:val="es-ES_tradnl"/>
              </w:rPr>
            </w:pPr>
            <w:r w:rsidRPr="00C15A00">
              <w:rPr>
                <w:lang w:val="es-ES_tradnl"/>
              </w:rPr>
              <w:t>e</w:t>
            </w:r>
            <w:r w:rsidR="00397D2D" w:rsidRPr="00C15A00">
              <w:rPr>
                <w:lang w:val="es-ES_tradnl"/>
              </w:rPr>
              <w:t xml:space="preserve">l Protocolo de Información de Encaminamiento, </w:t>
            </w:r>
            <w:proofErr w:type="spellStart"/>
            <w:r w:rsidR="00397D2D" w:rsidRPr="00C15A00">
              <w:rPr>
                <w:i/>
                <w:lang w:val="es-ES_tradnl"/>
              </w:rPr>
              <w:t>Routing</w:t>
            </w:r>
            <w:proofErr w:type="spellEnd"/>
            <w:r w:rsidR="00397D2D" w:rsidRPr="00C15A00">
              <w:rPr>
                <w:i/>
                <w:lang w:val="es-ES_tradnl"/>
              </w:rPr>
              <w:t xml:space="preserve"> </w:t>
            </w:r>
            <w:proofErr w:type="spellStart"/>
            <w:r w:rsidR="00397D2D" w:rsidRPr="00C15A00">
              <w:rPr>
                <w:i/>
                <w:lang w:val="es-ES_tradnl"/>
              </w:rPr>
              <w:t>Information</w:t>
            </w:r>
            <w:proofErr w:type="spellEnd"/>
            <w:r w:rsidR="00397D2D" w:rsidRPr="00C15A00">
              <w:rPr>
                <w:i/>
                <w:lang w:val="es-ES_tradnl"/>
              </w:rPr>
              <w:t xml:space="preserve"> </w:t>
            </w:r>
            <w:proofErr w:type="spellStart"/>
            <w:r w:rsidR="00397D2D" w:rsidRPr="00C15A00">
              <w:rPr>
                <w:i/>
                <w:lang w:val="es-ES_tradnl"/>
              </w:rPr>
              <w:t>Protocol</w:t>
            </w:r>
            <w:proofErr w:type="spellEnd"/>
            <w:r w:rsidR="00397D2D" w:rsidRPr="00C15A00">
              <w:rPr>
                <w:lang w:val="es-ES_tradnl"/>
              </w:rPr>
              <w:t xml:space="preserve">, es un protocolo de puerta de enlace interna o interior utilizado por los </w:t>
            </w:r>
            <w:proofErr w:type="spellStart"/>
            <w:r w:rsidR="00397D2D" w:rsidRPr="00C15A00">
              <w:rPr>
                <w:i/>
                <w:lang w:val="es-ES_tradnl"/>
              </w:rPr>
              <w:t>routers</w:t>
            </w:r>
            <w:proofErr w:type="spellEnd"/>
            <w:r w:rsidR="00397D2D" w:rsidRPr="00C15A00">
              <w:rPr>
                <w:lang w:val="es-ES_tradnl"/>
              </w:rPr>
              <w:t xml:space="preserve"> o encaminadores para intercambiar información acerca de redes del </w:t>
            </w:r>
            <w:r w:rsidR="00397D2D" w:rsidRPr="00C15A00">
              <w:rPr>
                <w:i/>
                <w:lang w:val="es-ES_tradnl"/>
              </w:rPr>
              <w:t xml:space="preserve">Internet </w:t>
            </w:r>
            <w:proofErr w:type="spellStart"/>
            <w:r w:rsidR="00397D2D" w:rsidRPr="00C15A00">
              <w:rPr>
                <w:i/>
                <w:lang w:val="es-ES_tradnl"/>
              </w:rPr>
              <w:t>Protocol</w:t>
            </w:r>
            <w:proofErr w:type="spellEnd"/>
            <w:r w:rsidR="00397D2D" w:rsidRPr="00C15A00">
              <w:rPr>
                <w:lang w:val="es-ES_tradnl"/>
              </w:rPr>
              <w:t xml:space="preserve"> a las que se encuentran conectados.</w:t>
            </w:r>
          </w:p>
        </w:tc>
      </w:tr>
      <w:tr w:rsidR="00442EDA" w:rsidRPr="00C15A00" w14:paraId="2D453A80" w14:textId="77777777">
        <w:tc>
          <w:tcPr>
            <w:tcW w:w="1935" w:type="dxa"/>
            <w:shd w:val="clear" w:color="auto" w:fill="auto"/>
            <w:tcMar>
              <w:top w:w="100" w:type="dxa"/>
              <w:left w:w="100" w:type="dxa"/>
              <w:bottom w:w="100" w:type="dxa"/>
              <w:right w:w="100" w:type="dxa"/>
            </w:tcMar>
          </w:tcPr>
          <w:p w14:paraId="65D93B41" w14:textId="5B296986" w:rsidR="00442EDA" w:rsidRPr="00C15A00" w:rsidRDefault="00442EDA" w:rsidP="00C15A00">
            <w:pPr>
              <w:widowControl w:val="0"/>
              <w:snapToGrid w:val="0"/>
              <w:spacing w:after="120" w:line="240" w:lineRule="auto"/>
              <w:rPr>
                <w:b/>
                <w:bCs/>
                <w:lang w:val="es-ES_tradnl"/>
              </w:rPr>
            </w:pPr>
            <w:r w:rsidRPr="00C15A00">
              <w:rPr>
                <w:b/>
                <w:bCs/>
                <w:lang w:val="es-ES_tradnl"/>
              </w:rPr>
              <w:t>TCP</w:t>
            </w:r>
            <w:r w:rsidR="00F70447" w:rsidRPr="00C15A00">
              <w:rPr>
                <w:b/>
                <w:bCs/>
                <w:lang w:val="es-ES_tradnl"/>
              </w:rPr>
              <w:t>:</w:t>
            </w:r>
          </w:p>
        </w:tc>
        <w:tc>
          <w:tcPr>
            <w:tcW w:w="13755" w:type="dxa"/>
            <w:shd w:val="clear" w:color="auto" w:fill="auto"/>
            <w:tcMar>
              <w:top w:w="100" w:type="dxa"/>
              <w:left w:w="100" w:type="dxa"/>
              <w:bottom w:w="100" w:type="dxa"/>
              <w:right w:w="100" w:type="dxa"/>
            </w:tcMar>
          </w:tcPr>
          <w:p w14:paraId="59C31D3B" w14:textId="5566A026" w:rsidR="00442EDA" w:rsidRPr="00C15A00" w:rsidRDefault="00DB3D91" w:rsidP="00C15A00">
            <w:pPr>
              <w:widowControl w:val="0"/>
              <w:snapToGrid w:val="0"/>
              <w:spacing w:after="120" w:line="240" w:lineRule="auto"/>
              <w:rPr>
                <w:lang w:val="es-ES_tradnl"/>
              </w:rPr>
            </w:pPr>
            <w:r w:rsidRPr="00C15A00">
              <w:rPr>
                <w:lang w:val="es-ES_tradnl"/>
              </w:rPr>
              <w:t>p</w:t>
            </w:r>
            <w:r w:rsidR="00397D2D" w:rsidRPr="00C15A00">
              <w:rPr>
                <w:lang w:val="es-ES_tradnl"/>
              </w:rPr>
              <w:t>rotocolo de control de transmisión</w:t>
            </w:r>
            <w:r w:rsidR="007D2011" w:rsidRPr="00C15A00">
              <w:rPr>
                <w:lang w:val="es-ES_tradnl"/>
              </w:rPr>
              <w:t>,</w:t>
            </w:r>
            <w:r w:rsidR="00397D2D" w:rsidRPr="00C15A00">
              <w:rPr>
                <w:lang w:val="es-ES_tradnl"/>
              </w:rPr>
              <w:t xml:space="preserve"> es uno de los protocolos fundamentales en </w:t>
            </w:r>
            <w:r w:rsidR="00FC0DF6" w:rsidRPr="00C15A00">
              <w:rPr>
                <w:iCs/>
                <w:lang w:val="es-ES_tradnl"/>
              </w:rPr>
              <w:t>internet.</w:t>
            </w:r>
          </w:p>
        </w:tc>
      </w:tr>
    </w:tbl>
    <w:p w14:paraId="16083F98" w14:textId="77777777" w:rsidR="00742F88" w:rsidRPr="00C15A00" w:rsidRDefault="00742F88" w:rsidP="00C15A00">
      <w:pPr>
        <w:snapToGrid w:val="0"/>
        <w:spacing w:after="120" w:line="240" w:lineRule="auto"/>
        <w:rPr>
          <w:lang w:val="es-ES_tradnl"/>
        </w:rPr>
      </w:pPr>
    </w:p>
    <w:p w14:paraId="4352970F" w14:textId="3B095C80" w:rsidR="00DB1BE9" w:rsidRPr="00C15A00" w:rsidRDefault="009C3464" w:rsidP="00C15A00">
      <w:pPr>
        <w:snapToGrid w:val="0"/>
        <w:spacing w:after="120" w:line="240" w:lineRule="auto"/>
        <w:rPr>
          <w:b/>
          <w:bCs/>
          <w:lang w:val="es-ES_tradnl"/>
        </w:rPr>
      </w:pPr>
      <w:r w:rsidRPr="00C15A00">
        <w:rPr>
          <w:b/>
          <w:bCs/>
          <w:lang w:val="es-ES_tradnl"/>
        </w:rPr>
        <w:t>Referentes bibliográficos</w:t>
      </w:r>
    </w:p>
    <w:tbl>
      <w:tblPr>
        <w:tblStyle w:val="aff"/>
        <w:tblW w:w="156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13755"/>
      </w:tblGrid>
      <w:tr w:rsidR="00742F88" w:rsidRPr="00C15A00" w14:paraId="5022C8A1" w14:textId="77777777">
        <w:trPr>
          <w:trHeight w:val="657"/>
        </w:trPr>
        <w:tc>
          <w:tcPr>
            <w:tcW w:w="1935" w:type="dxa"/>
            <w:shd w:val="clear" w:color="auto" w:fill="C9DAF8"/>
            <w:tcMar>
              <w:top w:w="100" w:type="dxa"/>
              <w:left w:w="100" w:type="dxa"/>
              <w:bottom w:w="100" w:type="dxa"/>
              <w:right w:w="100" w:type="dxa"/>
            </w:tcMar>
          </w:tcPr>
          <w:p w14:paraId="21622D79" w14:textId="77777777" w:rsidR="00742F88" w:rsidRPr="00C15A00" w:rsidRDefault="00F92245" w:rsidP="00C15A00">
            <w:pPr>
              <w:widowControl w:val="0"/>
              <w:snapToGrid w:val="0"/>
              <w:spacing w:after="120" w:line="240" w:lineRule="auto"/>
              <w:rPr>
                <w:b/>
                <w:lang w:val="es-ES_tradnl"/>
              </w:rPr>
            </w:pPr>
            <w:r w:rsidRPr="00C15A00">
              <w:rPr>
                <w:b/>
                <w:lang w:val="es-ES_tradnl"/>
              </w:rPr>
              <w:t>Tipo de recurso</w:t>
            </w:r>
          </w:p>
        </w:tc>
        <w:tc>
          <w:tcPr>
            <w:tcW w:w="13755" w:type="dxa"/>
            <w:shd w:val="clear" w:color="auto" w:fill="C9DAF8"/>
            <w:tcMar>
              <w:top w:w="100" w:type="dxa"/>
              <w:left w:w="100" w:type="dxa"/>
              <w:bottom w:w="100" w:type="dxa"/>
              <w:right w:w="100" w:type="dxa"/>
            </w:tcMar>
          </w:tcPr>
          <w:p w14:paraId="4E7741C4" w14:textId="77777777" w:rsidR="00742F88" w:rsidRPr="00C15A00" w:rsidRDefault="00F92245" w:rsidP="00C15A00">
            <w:pPr>
              <w:pStyle w:val="Ttulo"/>
              <w:snapToGrid w:val="0"/>
              <w:spacing w:after="120" w:line="240" w:lineRule="auto"/>
              <w:jc w:val="center"/>
              <w:rPr>
                <w:b/>
                <w:sz w:val="22"/>
                <w:szCs w:val="22"/>
                <w:lang w:val="es-ES_tradnl"/>
              </w:rPr>
            </w:pPr>
            <w:bookmarkStart w:id="1124" w:name="_uo73ebm9u78i" w:colFirst="0" w:colLast="0"/>
            <w:bookmarkEnd w:id="1124"/>
            <w:r w:rsidRPr="00C15A00">
              <w:rPr>
                <w:b/>
                <w:sz w:val="22"/>
                <w:szCs w:val="22"/>
                <w:lang w:val="es-ES_tradnl"/>
              </w:rPr>
              <w:t>Bibliografía</w:t>
            </w:r>
          </w:p>
        </w:tc>
      </w:tr>
      <w:tr w:rsidR="00776F94" w:rsidRPr="00C15A00" w14:paraId="472DB015" w14:textId="77777777">
        <w:trPr>
          <w:trHeight w:val="420"/>
        </w:trPr>
        <w:tc>
          <w:tcPr>
            <w:tcW w:w="15690" w:type="dxa"/>
            <w:gridSpan w:val="2"/>
            <w:shd w:val="clear" w:color="auto" w:fill="auto"/>
            <w:tcMar>
              <w:top w:w="100" w:type="dxa"/>
              <w:left w:w="100" w:type="dxa"/>
              <w:bottom w:w="100" w:type="dxa"/>
              <w:right w:w="100" w:type="dxa"/>
            </w:tcMar>
          </w:tcPr>
          <w:p w14:paraId="6177ACD1" w14:textId="455FA2FE" w:rsidR="00776F94" w:rsidRPr="00C15A00" w:rsidRDefault="00776F94" w:rsidP="00C15A00">
            <w:pPr>
              <w:widowControl w:val="0"/>
              <w:snapToGrid w:val="0"/>
              <w:spacing w:after="120" w:line="240" w:lineRule="auto"/>
              <w:ind w:left="720" w:hanging="720"/>
              <w:rPr>
                <w:color w:val="B7B7B7"/>
                <w:lang w:val="es-ES_tradnl"/>
              </w:rPr>
            </w:pPr>
            <w:r w:rsidRPr="00C15A00">
              <w:rPr>
                <w:shd w:val="clear" w:color="auto" w:fill="FFFFFF"/>
              </w:rPr>
              <w:t xml:space="preserve">Cura, </w:t>
            </w:r>
            <w:r w:rsidR="00CA3E20" w:rsidRPr="00C15A00">
              <w:rPr>
                <w:shd w:val="clear" w:color="auto" w:fill="FFFFFF"/>
              </w:rPr>
              <w:t>N. (</w:t>
            </w:r>
            <w:r w:rsidRPr="00C15A00">
              <w:rPr>
                <w:shd w:val="clear" w:color="auto" w:fill="FFFFFF"/>
              </w:rPr>
              <w:t>2020). </w:t>
            </w:r>
            <w:r w:rsidRPr="00C15A00">
              <w:rPr>
                <w:i/>
                <w:iCs/>
                <w:shd w:val="clear" w:color="auto" w:fill="FFFFFF"/>
              </w:rPr>
              <w:t>Fundamentos de Sistemas Operativos</w:t>
            </w:r>
            <w:r w:rsidRPr="00C15A00">
              <w:rPr>
                <w:shd w:val="clear" w:color="auto" w:fill="FFFFFF"/>
              </w:rPr>
              <w:t xml:space="preserve">. </w:t>
            </w:r>
            <w:proofErr w:type="spellStart"/>
            <w:r w:rsidRPr="00C15A00">
              <w:rPr>
                <w:shd w:val="clear" w:color="auto" w:fill="FFFFFF"/>
              </w:rPr>
              <w:t>Universitas</w:t>
            </w:r>
            <w:proofErr w:type="spellEnd"/>
            <w:r w:rsidRPr="00C15A00">
              <w:rPr>
                <w:shd w:val="clear" w:color="auto" w:fill="FFFFFF"/>
              </w:rPr>
              <w:t xml:space="preserve">. </w:t>
            </w:r>
            <w:hyperlink r:id="rId91" w:history="1">
              <w:r w:rsidRPr="00C15A00">
                <w:rPr>
                  <w:rStyle w:val="Hipervnculo"/>
                  <w:shd w:val="clear" w:color="auto" w:fill="FFFFFF"/>
                </w:rPr>
                <w:t>https://sena-primo.hosted.exlibrisgroup.com/permalink/f/1j5choe/sena_elibroELB175153</w:t>
              </w:r>
            </w:hyperlink>
          </w:p>
        </w:tc>
      </w:tr>
      <w:tr w:rsidR="00776F94" w:rsidRPr="00C15A00" w14:paraId="3D4CE3A1" w14:textId="77777777">
        <w:trPr>
          <w:trHeight w:val="420"/>
        </w:trPr>
        <w:tc>
          <w:tcPr>
            <w:tcW w:w="15690" w:type="dxa"/>
            <w:gridSpan w:val="2"/>
            <w:shd w:val="clear" w:color="auto" w:fill="auto"/>
            <w:tcMar>
              <w:top w:w="100" w:type="dxa"/>
              <w:left w:w="100" w:type="dxa"/>
              <w:bottom w:w="100" w:type="dxa"/>
              <w:right w:w="100" w:type="dxa"/>
            </w:tcMar>
          </w:tcPr>
          <w:p w14:paraId="3EC8ED85" w14:textId="4C7F208F" w:rsidR="00776F94" w:rsidRPr="00C15A00" w:rsidRDefault="00776F94" w:rsidP="00C15A00">
            <w:pPr>
              <w:widowControl w:val="0"/>
              <w:snapToGrid w:val="0"/>
              <w:spacing w:after="120" w:line="240" w:lineRule="auto"/>
              <w:rPr>
                <w:color w:val="B7B7B7"/>
                <w:lang w:val="es-ES_tradnl"/>
              </w:rPr>
            </w:pPr>
            <w:proofErr w:type="spellStart"/>
            <w:r w:rsidRPr="00C15A00">
              <w:t>Kurose</w:t>
            </w:r>
            <w:proofErr w:type="spellEnd"/>
            <w:r w:rsidRPr="00C15A00">
              <w:t xml:space="preserve">, J. (2017). </w:t>
            </w:r>
            <w:r w:rsidRPr="00C15A00">
              <w:rPr>
                <w:i/>
                <w:iCs/>
              </w:rPr>
              <w:t>Redes De Computadoras: Un Enfoque Descendente</w:t>
            </w:r>
            <w:r w:rsidRPr="00C15A00">
              <w:t xml:space="preserve">. Séptima Edición. ed. </w:t>
            </w:r>
            <w:proofErr w:type="spellStart"/>
            <w:r w:rsidRPr="00C15A00">
              <w:t>Slovakia</w:t>
            </w:r>
            <w:proofErr w:type="spellEnd"/>
            <w:r w:rsidRPr="00C15A00">
              <w:t xml:space="preserve">, </w:t>
            </w:r>
            <w:proofErr w:type="spellStart"/>
            <w:r w:rsidRPr="00C15A00">
              <w:t>Neografía</w:t>
            </w:r>
            <w:proofErr w:type="spellEnd"/>
            <w:r w:rsidRPr="00C15A00">
              <w:t xml:space="preserve">: Pearson Educación. </w:t>
            </w:r>
            <w:hyperlink r:id="rId92" w:history="1">
              <w:r w:rsidRPr="00C15A00">
                <w:rPr>
                  <w:rStyle w:val="Hipervnculo"/>
                </w:rPr>
                <w:t>https://sena-primo.hosted.exlibrisgroup.com/permalink/f/q6j6k0/sena_ebooks0005090</w:t>
              </w:r>
            </w:hyperlink>
          </w:p>
        </w:tc>
      </w:tr>
      <w:tr w:rsidR="00776F94" w:rsidRPr="00C15A00" w14:paraId="355783AC" w14:textId="77777777">
        <w:trPr>
          <w:trHeight w:val="420"/>
        </w:trPr>
        <w:tc>
          <w:tcPr>
            <w:tcW w:w="15690" w:type="dxa"/>
            <w:gridSpan w:val="2"/>
            <w:shd w:val="clear" w:color="auto" w:fill="auto"/>
            <w:tcMar>
              <w:top w:w="100" w:type="dxa"/>
              <w:left w:w="100" w:type="dxa"/>
              <w:bottom w:w="100" w:type="dxa"/>
              <w:right w:w="100" w:type="dxa"/>
            </w:tcMar>
          </w:tcPr>
          <w:p w14:paraId="49C568EF" w14:textId="00FCD68D" w:rsidR="00776F94" w:rsidRPr="00C15A00" w:rsidRDefault="00776F94" w:rsidP="00C15A00">
            <w:pPr>
              <w:widowControl w:val="0"/>
              <w:snapToGrid w:val="0"/>
              <w:spacing w:after="120" w:line="240" w:lineRule="auto"/>
              <w:rPr>
                <w:color w:val="B7B7B7"/>
                <w:lang w:val="es-ES_tradnl"/>
              </w:rPr>
            </w:pPr>
            <w:r w:rsidRPr="00C15A00">
              <w:t>Lezcano, M</w:t>
            </w:r>
            <w:r w:rsidR="00CA3E20" w:rsidRPr="00C15A00">
              <w:t>.</w:t>
            </w:r>
            <w:r w:rsidRPr="00C15A00">
              <w:t xml:space="preserve"> (2018).</w:t>
            </w:r>
            <w:r w:rsidRPr="00C15A00">
              <w:rPr>
                <w:i/>
                <w:iCs/>
              </w:rPr>
              <w:t xml:space="preserve"> Fundamentos de Sistemas </w:t>
            </w:r>
            <w:r w:rsidR="00F46B90" w:rsidRPr="00C15A00">
              <w:rPr>
                <w:i/>
                <w:iCs/>
              </w:rPr>
              <w:t>Operativos:</w:t>
            </w:r>
            <w:r w:rsidRPr="00C15A00">
              <w:rPr>
                <w:i/>
                <w:iCs/>
              </w:rPr>
              <w:t xml:space="preserve"> Entornos De Trabajo</w:t>
            </w:r>
            <w:r w:rsidRPr="00C15A00">
              <w:t xml:space="preserve"> = Fundamentals </w:t>
            </w:r>
            <w:proofErr w:type="spellStart"/>
            <w:r w:rsidRPr="00C15A00">
              <w:t>of</w:t>
            </w:r>
            <w:proofErr w:type="spellEnd"/>
            <w:r w:rsidRPr="00C15A00">
              <w:t xml:space="preserve"> </w:t>
            </w:r>
            <w:proofErr w:type="spellStart"/>
            <w:r w:rsidRPr="00C15A00">
              <w:t>Operating</w:t>
            </w:r>
            <w:proofErr w:type="spellEnd"/>
            <w:r w:rsidRPr="00C15A00">
              <w:t xml:space="preserve"> </w:t>
            </w:r>
            <w:proofErr w:type="spellStart"/>
            <w:r w:rsidRPr="00C15A00">
              <w:t>Systems</w:t>
            </w:r>
            <w:proofErr w:type="spellEnd"/>
            <w:r w:rsidRPr="00C15A00">
              <w:t xml:space="preserve">: </w:t>
            </w:r>
            <w:proofErr w:type="spellStart"/>
            <w:r w:rsidRPr="00C15A00">
              <w:t>Work</w:t>
            </w:r>
            <w:proofErr w:type="spellEnd"/>
            <w:r w:rsidRPr="00C15A00">
              <w:t xml:space="preserve"> </w:t>
            </w:r>
            <w:proofErr w:type="spellStart"/>
            <w:r w:rsidRPr="00C15A00">
              <w:t>Environments</w:t>
            </w:r>
            <w:proofErr w:type="spellEnd"/>
            <w:r w:rsidRPr="00C15A00">
              <w:t xml:space="preserve">. Fondo Editorial Universidad Cooperativa de Colombia. </w:t>
            </w:r>
            <w:hyperlink r:id="rId93" w:history="1">
              <w:r w:rsidRPr="00C15A00">
                <w:rPr>
                  <w:rStyle w:val="Hipervnculo"/>
                </w:rPr>
                <w:t>https://sena-primo.hosted.exlibrisgroup.com/permalink/f/1j5choe/sena_elibroELB85313</w:t>
              </w:r>
            </w:hyperlink>
          </w:p>
        </w:tc>
      </w:tr>
      <w:tr w:rsidR="00776F94" w:rsidRPr="00C15A00" w14:paraId="6E6AFB87" w14:textId="77777777">
        <w:trPr>
          <w:trHeight w:val="420"/>
        </w:trPr>
        <w:tc>
          <w:tcPr>
            <w:tcW w:w="15690" w:type="dxa"/>
            <w:gridSpan w:val="2"/>
            <w:shd w:val="clear" w:color="auto" w:fill="auto"/>
            <w:tcMar>
              <w:top w:w="100" w:type="dxa"/>
              <w:left w:w="100" w:type="dxa"/>
              <w:bottom w:w="100" w:type="dxa"/>
              <w:right w:w="100" w:type="dxa"/>
            </w:tcMar>
          </w:tcPr>
          <w:p w14:paraId="79633812" w14:textId="5981AC11" w:rsidR="00776F94" w:rsidRPr="00C15A00" w:rsidRDefault="00776F94" w:rsidP="00C15A00">
            <w:pPr>
              <w:widowControl w:val="0"/>
              <w:snapToGrid w:val="0"/>
              <w:spacing w:after="120" w:line="240" w:lineRule="auto"/>
              <w:rPr>
                <w:color w:val="B7B7B7"/>
                <w:lang w:val="es-ES_tradnl"/>
              </w:rPr>
            </w:pPr>
            <w:proofErr w:type="spellStart"/>
            <w:r w:rsidRPr="00C15A00">
              <w:t>Sánchez</w:t>
            </w:r>
            <w:proofErr w:type="spellEnd"/>
            <w:r w:rsidRPr="00C15A00">
              <w:t xml:space="preserve">, M, </w:t>
            </w:r>
            <w:proofErr w:type="spellStart"/>
            <w:r w:rsidRPr="00C15A00">
              <w:t>Barchino</w:t>
            </w:r>
            <w:proofErr w:type="spellEnd"/>
            <w:r w:rsidRPr="00C15A00">
              <w:t xml:space="preserve"> R; &amp; </w:t>
            </w:r>
            <w:proofErr w:type="spellStart"/>
            <w:r w:rsidRPr="00C15A00">
              <w:t>Martínez</w:t>
            </w:r>
            <w:proofErr w:type="spellEnd"/>
            <w:r w:rsidRPr="00C15A00">
              <w:t xml:space="preserve">, J. (2020) </w:t>
            </w:r>
            <w:r w:rsidRPr="00C15A00">
              <w:rPr>
                <w:i/>
                <w:iCs/>
              </w:rPr>
              <w:t>Redes de Computadores.</w:t>
            </w:r>
            <w:r w:rsidRPr="00C15A00">
              <w:t xml:space="preserve"> Universidad de </w:t>
            </w:r>
            <w:proofErr w:type="spellStart"/>
            <w:r w:rsidRPr="00C15A00">
              <w:t>Alcala</w:t>
            </w:r>
            <w:proofErr w:type="spellEnd"/>
            <w:r w:rsidRPr="00C15A00">
              <w:t>́, Servicio de Publicaciones.</w:t>
            </w:r>
            <w:r w:rsidRPr="00C15A00">
              <w:rPr>
                <w:color w:val="B7B7B7"/>
              </w:rPr>
              <w:t xml:space="preserve"> </w:t>
            </w:r>
            <w:hyperlink r:id="rId94" w:history="1">
              <w:r w:rsidRPr="00C15A00">
                <w:rPr>
                  <w:rStyle w:val="Hipervnculo"/>
                </w:rPr>
                <w:t>https://sena-primo.hosted.exlibrisgroup.com/permalink/f/1j5choe/sena_elibroELB131606</w:t>
              </w:r>
            </w:hyperlink>
            <w:r w:rsidRPr="00C15A00">
              <w:rPr>
                <w:color w:val="B7B7B7"/>
              </w:rPr>
              <w:t xml:space="preserve"> </w:t>
            </w:r>
          </w:p>
        </w:tc>
      </w:tr>
      <w:tr w:rsidR="00776F94" w:rsidRPr="00C15A00" w14:paraId="56BA4A53" w14:textId="77777777">
        <w:trPr>
          <w:trHeight w:val="420"/>
        </w:trPr>
        <w:tc>
          <w:tcPr>
            <w:tcW w:w="15690" w:type="dxa"/>
            <w:gridSpan w:val="2"/>
            <w:shd w:val="clear" w:color="auto" w:fill="auto"/>
            <w:tcMar>
              <w:top w:w="100" w:type="dxa"/>
              <w:left w:w="100" w:type="dxa"/>
              <w:bottom w:w="100" w:type="dxa"/>
              <w:right w:w="100" w:type="dxa"/>
            </w:tcMar>
          </w:tcPr>
          <w:p w14:paraId="194066F3" w14:textId="5EB2FDE3" w:rsidR="00776F94" w:rsidRPr="00C15A00" w:rsidRDefault="00776F94" w:rsidP="00C15A00">
            <w:pPr>
              <w:widowControl w:val="0"/>
              <w:snapToGrid w:val="0"/>
              <w:spacing w:after="120" w:line="240" w:lineRule="auto"/>
              <w:rPr>
                <w:color w:val="B7B7B7"/>
                <w:lang w:val="es-ES_tradnl"/>
              </w:rPr>
            </w:pPr>
            <w:r w:rsidRPr="00C15A00">
              <w:t xml:space="preserve">Serna, M, y Allende, S. (2020). </w:t>
            </w:r>
            <w:r w:rsidRPr="00C15A00">
              <w:rPr>
                <w:i/>
                <w:iCs/>
              </w:rPr>
              <w:t>Sistemas Operativos: Linux.</w:t>
            </w:r>
            <w:r w:rsidRPr="00C15A00">
              <w:t xml:space="preserve"> Jorge Sarmiento Editor – </w:t>
            </w:r>
            <w:proofErr w:type="spellStart"/>
            <w:r w:rsidRPr="00C15A00">
              <w:t>Universitas</w:t>
            </w:r>
            <w:proofErr w:type="spellEnd"/>
            <w:r w:rsidRPr="00C15A00">
              <w:t xml:space="preserve">. </w:t>
            </w:r>
            <w:hyperlink r:id="rId95" w:history="1">
              <w:r w:rsidRPr="00C15A00">
                <w:rPr>
                  <w:rStyle w:val="Hipervnculo"/>
                </w:rPr>
                <w:t>https://sena-primo.hosted.exlibrisgroup.com/permalink/f/1j5choe/sena_elibroELB175148</w:t>
              </w:r>
            </w:hyperlink>
          </w:p>
        </w:tc>
      </w:tr>
      <w:tr w:rsidR="00776F94" w:rsidRPr="00373996" w14:paraId="56E3ECD0" w14:textId="77777777">
        <w:trPr>
          <w:trHeight w:val="420"/>
        </w:trPr>
        <w:tc>
          <w:tcPr>
            <w:tcW w:w="15690" w:type="dxa"/>
            <w:gridSpan w:val="2"/>
            <w:shd w:val="clear" w:color="auto" w:fill="auto"/>
            <w:tcMar>
              <w:top w:w="100" w:type="dxa"/>
              <w:left w:w="100" w:type="dxa"/>
              <w:bottom w:w="100" w:type="dxa"/>
              <w:right w:w="100" w:type="dxa"/>
            </w:tcMar>
          </w:tcPr>
          <w:p w14:paraId="57B1B119" w14:textId="7EBF7E64" w:rsidR="00776F94" w:rsidRPr="00373996" w:rsidRDefault="00776F94" w:rsidP="00C15A00">
            <w:pPr>
              <w:widowControl w:val="0"/>
              <w:snapToGrid w:val="0"/>
              <w:spacing w:after="120" w:line="240" w:lineRule="auto"/>
              <w:rPr>
                <w:color w:val="B7B7B7"/>
                <w:lang w:val="es-ES_tradnl"/>
              </w:rPr>
            </w:pPr>
            <w:r w:rsidRPr="00C15A00">
              <w:t xml:space="preserve">Tanenbaum, A, Vidal, A, &amp; Wetherall, D. (2022). </w:t>
            </w:r>
            <w:r w:rsidRPr="00C15A00">
              <w:rPr>
                <w:i/>
                <w:iCs/>
              </w:rPr>
              <w:t>Redes De Computadoras</w:t>
            </w:r>
            <w:r w:rsidRPr="00C15A00">
              <w:t xml:space="preserve">. 5a. Edición. </w:t>
            </w:r>
            <w:r w:rsidR="007019B0" w:rsidRPr="00C15A00">
              <w:t>E</w:t>
            </w:r>
            <w:r w:rsidRPr="00C15A00">
              <w:t>d. México: Pearson Educación.</w:t>
            </w:r>
            <w:r w:rsidRPr="00C15A00">
              <w:rPr>
                <w:color w:val="3A3A3A"/>
                <w:shd w:val="clear" w:color="auto" w:fill="FFFFFF"/>
              </w:rPr>
              <w:t xml:space="preserve"> </w:t>
            </w:r>
            <w:hyperlink r:id="rId96" w:history="1">
              <w:r w:rsidRPr="00C15A00">
                <w:rPr>
                  <w:rStyle w:val="Hipervnculo"/>
                  <w:shd w:val="clear" w:color="auto" w:fill="FFFFFF"/>
                </w:rPr>
                <w:t>https://sena-primo.hosted.exlibrisgroup.com/permalink/f/q6j6k0/sena_ebooks0005085</w:t>
              </w:r>
            </w:hyperlink>
            <w:r w:rsidRPr="00373996">
              <w:rPr>
                <w:color w:val="3A3A3A"/>
                <w:shd w:val="clear" w:color="auto" w:fill="FFFFFF"/>
              </w:rPr>
              <w:t xml:space="preserve"> </w:t>
            </w:r>
          </w:p>
        </w:tc>
      </w:tr>
    </w:tbl>
    <w:p w14:paraId="312F38CE" w14:textId="2E02A4AD" w:rsidR="00742F88" w:rsidRPr="006343E8" w:rsidRDefault="00742F88" w:rsidP="00C15A00">
      <w:pPr>
        <w:pStyle w:val="Ttulo"/>
        <w:snapToGrid w:val="0"/>
        <w:spacing w:after="120" w:line="240" w:lineRule="auto"/>
        <w:rPr>
          <w:sz w:val="22"/>
          <w:szCs w:val="22"/>
          <w:lang w:val="es-ES_tradnl"/>
        </w:rPr>
      </w:pPr>
      <w:bookmarkStart w:id="1125" w:name="_5u8ps665i433" w:colFirst="0" w:colLast="0"/>
      <w:bookmarkEnd w:id="1125"/>
    </w:p>
    <w:sectPr w:rsidR="00742F88" w:rsidRPr="006343E8" w:rsidSect="00EA1D3B">
      <w:headerReference w:type="default" r:id="rId97"/>
      <w:pgSz w:w="16834" w:h="11909" w:orient="landscape"/>
      <w:pgMar w:top="2222" w:right="567" w:bottom="567" w:left="567"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Usuario" w:date="2022-08-19T16:04:00Z" w:initials="U">
    <w:p w14:paraId="6ADE0D67" w14:textId="77777777" w:rsidR="00BD7376" w:rsidRDefault="00BD7376">
      <w:pPr>
        <w:pStyle w:val="Textocomentario"/>
      </w:pPr>
      <w:r>
        <w:rPr>
          <w:rStyle w:val="Refdecomentario"/>
        </w:rPr>
        <w:annotationRef/>
      </w:r>
      <w:r>
        <w:t>El video realizado por el experto se encuentra en la carpeta Anexos. Como lo que él narra es basado en el mapa que muestra, la idea es que cada vez que nombra una palabra de este se haga un resaltado o si es posible ir armando el mapa por secciones cada que se narra.</w:t>
      </w:r>
    </w:p>
    <w:p w14:paraId="35604A7A" w14:textId="77777777" w:rsidR="00BD7376" w:rsidRDefault="00BD7376">
      <w:pPr>
        <w:pStyle w:val="Textocomentario"/>
      </w:pPr>
    </w:p>
    <w:p w14:paraId="70D3D298" w14:textId="2A5CA0FC" w:rsidR="00BD7376" w:rsidRDefault="00BD7376">
      <w:pPr>
        <w:pStyle w:val="Textocomentario"/>
      </w:pPr>
      <w:r>
        <w:t>Si requieren el mapa editable está al final en la síntesis.</w:t>
      </w:r>
    </w:p>
  </w:comment>
  <w:comment w:id="691" w:author="Usuario" w:date="2022-08-19T18:52:00Z" w:initials="U">
    <w:p w14:paraId="626333DA" w14:textId="334BA9E2" w:rsidR="00BD7376" w:rsidRDefault="00BD7376" w:rsidP="002438D9">
      <w:pPr>
        <w:pStyle w:val="Textocomentario"/>
      </w:pPr>
      <w:r>
        <w:rPr>
          <w:rStyle w:val="Refdecomentario"/>
        </w:rPr>
        <w:annotationRef/>
      </w:r>
      <w:r>
        <w:rPr>
          <w:rStyle w:val="Refdecomentario"/>
        </w:rPr>
        <w:annotationRef/>
      </w:r>
      <w:r>
        <w:t>El video realizado por el experto se encuentra en la carpeta Anexos. Toda la narración es explicando un proceso de instalación, por ende, no hay que incorporar ninguna imagen pues se sale de contexto explicativo.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D3D298" w15:done="0"/>
  <w15:commentEx w15:paraId="626333D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D3D298" w16cid:durableId="26B3662F"/>
  <w16cid:commentId w16cid:paraId="626333DA" w16cid:durableId="26B366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F520C4" w14:textId="77777777" w:rsidR="00BF40C1" w:rsidRDefault="00BF40C1" w:rsidP="007040A6">
      <w:pPr>
        <w:spacing w:line="240" w:lineRule="auto"/>
      </w:pPr>
      <w:r>
        <w:separator/>
      </w:r>
    </w:p>
  </w:endnote>
  <w:endnote w:type="continuationSeparator" w:id="0">
    <w:p w14:paraId="3BE4C820" w14:textId="77777777" w:rsidR="00BF40C1" w:rsidRDefault="00BF40C1" w:rsidP="007040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8549B" w14:textId="77777777" w:rsidR="00BF40C1" w:rsidRDefault="00BF40C1" w:rsidP="007040A6">
      <w:pPr>
        <w:spacing w:line="240" w:lineRule="auto"/>
      </w:pPr>
      <w:r>
        <w:separator/>
      </w:r>
    </w:p>
  </w:footnote>
  <w:footnote w:type="continuationSeparator" w:id="0">
    <w:p w14:paraId="04E20EAE" w14:textId="77777777" w:rsidR="00BF40C1" w:rsidRDefault="00BF40C1" w:rsidP="007040A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65E97" w14:textId="77777777" w:rsidR="00BD7376" w:rsidRDefault="00BD7376">
    <w:pPr>
      <w:pStyle w:val="Encabezado"/>
      <w:rPr>
        <w:noProof/>
      </w:rPr>
    </w:pPr>
  </w:p>
  <w:p w14:paraId="0A36B03D" w14:textId="73426269" w:rsidR="00BD7376" w:rsidRDefault="00BD7376">
    <w:pPr>
      <w:pStyle w:val="Encabezado"/>
    </w:pPr>
    <w:r>
      <w:rPr>
        <w:noProof/>
        <w:lang w:val="es-CO"/>
      </w:rPr>
      <w:drawing>
        <wp:anchor distT="0" distB="0" distL="114300" distR="114300" simplePos="0" relativeHeight="251661312" behindDoc="0" locked="0" layoutInCell="1" hidden="0" allowOverlap="1" wp14:anchorId="0960836C" wp14:editId="6936B81F">
          <wp:simplePos x="0" y="0"/>
          <wp:positionH relativeFrom="margin">
            <wp:posOffset>-349885</wp:posOffset>
          </wp:positionH>
          <wp:positionV relativeFrom="paragraph">
            <wp:posOffset>-457200</wp:posOffset>
          </wp:positionV>
          <wp:extent cx="3514725" cy="982980"/>
          <wp:effectExtent l="0" t="0" r="0" b="0"/>
          <wp:wrapSquare wrapText="bothSides" distT="0" distB="0" distL="114300" distR="114300"/>
          <wp:docPr id="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a:srcRect r="67142"/>
                  <a:stretch/>
                </pic:blipFill>
                <pic:spPr bwMode="auto">
                  <a:xfrm>
                    <a:off x="0" y="0"/>
                    <a:ext cx="3514725" cy="982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A6E92"/>
    <w:multiLevelType w:val="multilevel"/>
    <w:tmpl w:val="5D9C9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5141D4"/>
    <w:multiLevelType w:val="multilevel"/>
    <w:tmpl w:val="2D20AC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021355"/>
    <w:multiLevelType w:val="hybridMultilevel"/>
    <w:tmpl w:val="8138AC24"/>
    <w:lvl w:ilvl="0" w:tplc="BE84787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80B015A"/>
    <w:multiLevelType w:val="multilevel"/>
    <w:tmpl w:val="EEE0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A3068E"/>
    <w:multiLevelType w:val="hybridMultilevel"/>
    <w:tmpl w:val="556A411A"/>
    <w:lvl w:ilvl="0" w:tplc="9BBCEEF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AF84A09"/>
    <w:multiLevelType w:val="hybridMultilevel"/>
    <w:tmpl w:val="DE8AE67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1F26D14"/>
    <w:multiLevelType w:val="multilevel"/>
    <w:tmpl w:val="C98A26C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5166DF2"/>
    <w:multiLevelType w:val="hybridMultilevel"/>
    <w:tmpl w:val="B3EAC314"/>
    <w:lvl w:ilvl="0" w:tplc="28A6BF62">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55E3145"/>
    <w:multiLevelType w:val="hybridMultilevel"/>
    <w:tmpl w:val="A5902D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1A0F78"/>
    <w:multiLevelType w:val="hybridMultilevel"/>
    <w:tmpl w:val="35020630"/>
    <w:lvl w:ilvl="0" w:tplc="48487BE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95D7C3E"/>
    <w:multiLevelType w:val="multilevel"/>
    <w:tmpl w:val="602E4A8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2C4B64A8"/>
    <w:multiLevelType w:val="multilevel"/>
    <w:tmpl w:val="79BED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57A34B8"/>
    <w:multiLevelType w:val="multilevel"/>
    <w:tmpl w:val="5484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433144"/>
    <w:multiLevelType w:val="multilevel"/>
    <w:tmpl w:val="92ECD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A549C6"/>
    <w:multiLevelType w:val="hybridMultilevel"/>
    <w:tmpl w:val="EA32168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EA031F6"/>
    <w:multiLevelType w:val="multilevel"/>
    <w:tmpl w:val="1FB81B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F6398D"/>
    <w:multiLevelType w:val="hybridMultilevel"/>
    <w:tmpl w:val="A2CA9350"/>
    <w:lvl w:ilvl="0" w:tplc="3C5AD04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AFC58D1"/>
    <w:multiLevelType w:val="multilevel"/>
    <w:tmpl w:val="31423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CA443E"/>
    <w:multiLevelType w:val="multilevel"/>
    <w:tmpl w:val="7422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A1760B"/>
    <w:multiLevelType w:val="hybridMultilevel"/>
    <w:tmpl w:val="92E275D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8910683"/>
    <w:multiLevelType w:val="multilevel"/>
    <w:tmpl w:val="E34EEC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F33F66"/>
    <w:multiLevelType w:val="multilevel"/>
    <w:tmpl w:val="F67E0150"/>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2" w15:restartNumberingAfterBreak="0">
    <w:nsid w:val="617C1A8B"/>
    <w:multiLevelType w:val="hybridMultilevel"/>
    <w:tmpl w:val="7734923A"/>
    <w:lvl w:ilvl="0" w:tplc="E9748BE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62E545D0"/>
    <w:multiLevelType w:val="multilevel"/>
    <w:tmpl w:val="1D90A4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3B6A02"/>
    <w:multiLevelType w:val="multilevel"/>
    <w:tmpl w:val="2EA6EA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0671F6"/>
    <w:multiLevelType w:val="multilevel"/>
    <w:tmpl w:val="F49EDFC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CF540FB"/>
    <w:multiLevelType w:val="multilevel"/>
    <w:tmpl w:val="25D82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B12FEE"/>
    <w:multiLevelType w:val="multilevel"/>
    <w:tmpl w:val="B8EE04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FF4EEA"/>
    <w:multiLevelType w:val="hybridMultilevel"/>
    <w:tmpl w:val="236427BC"/>
    <w:lvl w:ilvl="0" w:tplc="F9584CF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4CA3B92"/>
    <w:multiLevelType w:val="multilevel"/>
    <w:tmpl w:val="C1A8E4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1F5576"/>
    <w:multiLevelType w:val="hybridMultilevel"/>
    <w:tmpl w:val="BEA2DB7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978605584">
    <w:abstractNumId w:val="11"/>
  </w:num>
  <w:num w:numId="2" w16cid:durableId="1300306363">
    <w:abstractNumId w:val="21"/>
  </w:num>
  <w:num w:numId="3" w16cid:durableId="2032415623">
    <w:abstractNumId w:val="25"/>
  </w:num>
  <w:num w:numId="4" w16cid:durableId="1012797918">
    <w:abstractNumId w:val="6"/>
  </w:num>
  <w:num w:numId="5" w16cid:durableId="73671210">
    <w:abstractNumId w:val="10"/>
  </w:num>
  <w:num w:numId="6" w16cid:durableId="946306123">
    <w:abstractNumId w:val="16"/>
  </w:num>
  <w:num w:numId="7" w16cid:durableId="54549324">
    <w:abstractNumId w:val="30"/>
  </w:num>
  <w:num w:numId="8" w16cid:durableId="2042900494">
    <w:abstractNumId w:val="14"/>
  </w:num>
  <w:num w:numId="9" w16cid:durableId="233051108">
    <w:abstractNumId w:val="12"/>
  </w:num>
  <w:num w:numId="10" w16cid:durableId="1294099331">
    <w:abstractNumId w:val="29"/>
  </w:num>
  <w:num w:numId="11" w16cid:durableId="16471444">
    <w:abstractNumId w:val="3"/>
  </w:num>
  <w:num w:numId="12" w16cid:durableId="1574585290">
    <w:abstractNumId w:val="18"/>
  </w:num>
  <w:num w:numId="13" w16cid:durableId="1439911220">
    <w:abstractNumId w:val="17"/>
  </w:num>
  <w:num w:numId="14" w16cid:durableId="245699541">
    <w:abstractNumId w:val="27"/>
  </w:num>
  <w:num w:numId="15" w16cid:durableId="2046522550">
    <w:abstractNumId w:val="1"/>
  </w:num>
  <w:num w:numId="16" w16cid:durableId="1338998213">
    <w:abstractNumId w:val="15"/>
  </w:num>
  <w:num w:numId="17" w16cid:durableId="98834814">
    <w:abstractNumId w:val="0"/>
  </w:num>
  <w:num w:numId="18" w16cid:durableId="1973825782">
    <w:abstractNumId w:val="24"/>
  </w:num>
  <w:num w:numId="19" w16cid:durableId="1549562482">
    <w:abstractNumId w:val="13"/>
  </w:num>
  <w:num w:numId="20" w16cid:durableId="1382635866">
    <w:abstractNumId w:val="20"/>
  </w:num>
  <w:num w:numId="21" w16cid:durableId="952398881">
    <w:abstractNumId w:val="26"/>
  </w:num>
  <w:num w:numId="22" w16cid:durableId="1442338515">
    <w:abstractNumId w:val="23"/>
  </w:num>
  <w:num w:numId="23" w16cid:durableId="1236552966">
    <w:abstractNumId w:val="7"/>
  </w:num>
  <w:num w:numId="24" w16cid:durableId="625040943">
    <w:abstractNumId w:val="4"/>
  </w:num>
  <w:num w:numId="25" w16cid:durableId="498470282">
    <w:abstractNumId w:val="28"/>
  </w:num>
  <w:num w:numId="26" w16cid:durableId="977683852">
    <w:abstractNumId w:val="2"/>
  </w:num>
  <w:num w:numId="27" w16cid:durableId="267469028">
    <w:abstractNumId w:val="19"/>
  </w:num>
  <w:num w:numId="28" w16cid:durableId="124659014">
    <w:abstractNumId w:val="5"/>
  </w:num>
  <w:num w:numId="29" w16cid:durableId="1768384358">
    <w:abstractNumId w:val="8"/>
  </w:num>
  <w:num w:numId="30" w16cid:durableId="895746805">
    <w:abstractNumId w:val="9"/>
  </w:num>
  <w:num w:numId="31" w16cid:durableId="162552461">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LSA CRISTINA ARENAS MARTINEZ">
    <w15:presenceInfo w15:providerId="None" w15:userId="ELSA CRISTINA ARENAS MARTINEZ"/>
  </w15:person>
  <w15:person w15:author="Usuario">
    <w15:presenceInfo w15:providerId="None" w15:userId="Usuario"/>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88"/>
    <w:rsid w:val="000046F0"/>
    <w:rsid w:val="00007C3C"/>
    <w:rsid w:val="0001184B"/>
    <w:rsid w:val="000145D4"/>
    <w:rsid w:val="00020459"/>
    <w:rsid w:val="00023387"/>
    <w:rsid w:val="00026C2F"/>
    <w:rsid w:val="000272B0"/>
    <w:rsid w:val="000378C8"/>
    <w:rsid w:val="00052C8A"/>
    <w:rsid w:val="00055B36"/>
    <w:rsid w:val="000569C9"/>
    <w:rsid w:val="00061EFC"/>
    <w:rsid w:val="00062B4D"/>
    <w:rsid w:val="000735AC"/>
    <w:rsid w:val="00075DF1"/>
    <w:rsid w:val="000825D8"/>
    <w:rsid w:val="00083C0C"/>
    <w:rsid w:val="00095265"/>
    <w:rsid w:val="00097FFA"/>
    <w:rsid w:val="000A1FB4"/>
    <w:rsid w:val="000A34A6"/>
    <w:rsid w:val="000B4D75"/>
    <w:rsid w:val="000B66F5"/>
    <w:rsid w:val="000B6F44"/>
    <w:rsid w:val="000C1EB3"/>
    <w:rsid w:val="000C54B9"/>
    <w:rsid w:val="000D03C2"/>
    <w:rsid w:val="000D4FCC"/>
    <w:rsid w:val="000E0B18"/>
    <w:rsid w:val="000E7365"/>
    <w:rsid w:val="000F4856"/>
    <w:rsid w:val="000F5ADC"/>
    <w:rsid w:val="000F79A9"/>
    <w:rsid w:val="00107B9C"/>
    <w:rsid w:val="001147C8"/>
    <w:rsid w:val="0011664A"/>
    <w:rsid w:val="00117277"/>
    <w:rsid w:val="001218F7"/>
    <w:rsid w:val="0012294B"/>
    <w:rsid w:val="001252DC"/>
    <w:rsid w:val="00131E70"/>
    <w:rsid w:val="00132A6D"/>
    <w:rsid w:val="00134B8A"/>
    <w:rsid w:val="001454B7"/>
    <w:rsid w:val="00147D72"/>
    <w:rsid w:val="00150C17"/>
    <w:rsid w:val="0015137B"/>
    <w:rsid w:val="001531B7"/>
    <w:rsid w:val="00155A16"/>
    <w:rsid w:val="001565D7"/>
    <w:rsid w:val="00156C64"/>
    <w:rsid w:val="0016462F"/>
    <w:rsid w:val="00166922"/>
    <w:rsid w:val="001715F3"/>
    <w:rsid w:val="001729F1"/>
    <w:rsid w:val="001735E9"/>
    <w:rsid w:val="001837C5"/>
    <w:rsid w:val="00183979"/>
    <w:rsid w:val="00195A64"/>
    <w:rsid w:val="001A02FA"/>
    <w:rsid w:val="001A12D2"/>
    <w:rsid w:val="001B13D8"/>
    <w:rsid w:val="001C4161"/>
    <w:rsid w:val="001C5087"/>
    <w:rsid w:val="001C7C83"/>
    <w:rsid w:val="001D663A"/>
    <w:rsid w:val="001F075E"/>
    <w:rsid w:val="001F339B"/>
    <w:rsid w:val="001F7889"/>
    <w:rsid w:val="002006E1"/>
    <w:rsid w:val="00201964"/>
    <w:rsid w:val="002030FB"/>
    <w:rsid w:val="002031FF"/>
    <w:rsid w:val="00217428"/>
    <w:rsid w:val="00217B7C"/>
    <w:rsid w:val="002218D2"/>
    <w:rsid w:val="00225050"/>
    <w:rsid w:val="00231E8A"/>
    <w:rsid w:val="0023301D"/>
    <w:rsid w:val="002371B6"/>
    <w:rsid w:val="002438D9"/>
    <w:rsid w:val="0024527C"/>
    <w:rsid w:val="002453D2"/>
    <w:rsid w:val="00247179"/>
    <w:rsid w:val="0025489B"/>
    <w:rsid w:val="00255B7C"/>
    <w:rsid w:val="00262F3C"/>
    <w:rsid w:val="00265B03"/>
    <w:rsid w:val="00265C08"/>
    <w:rsid w:val="002815F3"/>
    <w:rsid w:val="00282889"/>
    <w:rsid w:val="002843B9"/>
    <w:rsid w:val="00285B51"/>
    <w:rsid w:val="002910FE"/>
    <w:rsid w:val="002917A1"/>
    <w:rsid w:val="002A4A2E"/>
    <w:rsid w:val="002A6B6D"/>
    <w:rsid w:val="002B388C"/>
    <w:rsid w:val="002B47BA"/>
    <w:rsid w:val="002C1DB0"/>
    <w:rsid w:val="002C3A72"/>
    <w:rsid w:val="002C443E"/>
    <w:rsid w:val="002D2D75"/>
    <w:rsid w:val="002D3A4B"/>
    <w:rsid w:val="002D4EFC"/>
    <w:rsid w:val="002D5D7C"/>
    <w:rsid w:val="002D6FBD"/>
    <w:rsid w:val="002E0670"/>
    <w:rsid w:val="002E1AE1"/>
    <w:rsid w:val="002E1E9E"/>
    <w:rsid w:val="002E40B8"/>
    <w:rsid w:val="002E67B9"/>
    <w:rsid w:val="002F3217"/>
    <w:rsid w:val="002F5BAF"/>
    <w:rsid w:val="002F5D70"/>
    <w:rsid w:val="002F68C5"/>
    <w:rsid w:val="002F74AD"/>
    <w:rsid w:val="003009AC"/>
    <w:rsid w:val="003020BC"/>
    <w:rsid w:val="0030219E"/>
    <w:rsid w:val="0030308E"/>
    <w:rsid w:val="00310A3D"/>
    <w:rsid w:val="00317512"/>
    <w:rsid w:val="003260B4"/>
    <w:rsid w:val="00326659"/>
    <w:rsid w:val="003327D0"/>
    <w:rsid w:val="00336C3F"/>
    <w:rsid w:val="00340000"/>
    <w:rsid w:val="0034410F"/>
    <w:rsid w:val="00344732"/>
    <w:rsid w:val="003501FD"/>
    <w:rsid w:val="00351E00"/>
    <w:rsid w:val="00361C0A"/>
    <w:rsid w:val="00364624"/>
    <w:rsid w:val="003665FF"/>
    <w:rsid w:val="00371559"/>
    <w:rsid w:val="00373996"/>
    <w:rsid w:val="00374B9F"/>
    <w:rsid w:val="00380B4C"/>
    <w:rsid w:val="00386C7B"/>
    <w:rsid w:val="00394819"/>
    <w:rsid w:val="003974A9"/>
    <w:rsid w:val="00397D2D"/>
    <w:rsid w:val="003A08E7"/>
    <w:rsid w:val="003A52F5"/>
    <w:rsid w:val="003A53AC"/>
    <w:rsid w:val="003A5B2D"/>
    <w:rsid w:val="003A5B7D"/>
    <w:rsid w:val="003B004E"/>
    <w:rsid w:val="003B2BC7"/>
    <w:rsid w:val="003B3EBC"/>
    <w:rsid w:val="003B62F4"/>
    <w:rsid w:val="003C65C7"/>
    <w:rsid w:val="003C6BEE"/>
    <w:rsid w:val="003D6A48"/>
    <w:rsid w:val="003E0F7D"/>
    <w:rsid w:val="003E3B61"/>
    <w:rsid w:val="003F4403"/>
    <w:rsid w:val="00400250"/>
    <w:rsid w:val="00401332"/>
    <w:rsid w:val="00404CC2"/>
    <w:rsid w:val="00406733"/>
    <w:rsid w:val="00407409"/>
    <w:rsid w:val="0041455E"/>
    <w:rsid w:val="004165EF"/>
    <w:rsid w:val="004224AC"/>
    <w:rsid w:val="004319FE"/>
    <w:rsid w:val="00432DA8"/>
    <w:rsid w:val="00432F6B"/>
    <w:rsid w:val="00442EDA"/>
    <w:rsid w:val="00442F9F"/>
    <w:rsid w:val="00444942"/>
    <w:rsid w:val="00446310"/>
    <w:rsid w:val="00452C5F"/>
    <w:rsid w:val="00455453"/>
    <w:rsid w:val="004579BB"/>
    <w:rsid w:val="00480914"/>
    <w:rsid w:val="004867C3"/>
    <w:rsid w:val="00490E31"/>
    <w:rsid w:val="004914A7"/>
    <w:rsid w:val="0049228A"/>
    <w:rsid w:val="0049263A"/>
    <w:rsid w:val="00492D4A"/>
    <w:rsid w:val="004931FD"/>
    <w:rsid w:val="0049563F"/>
    <w:rsid w:val="004A1BC9"/>
    <w:rsid w:val="004A50B3"/>
    <w:rsid w:val="004A58AC"/>
    <w:rsid w:val="004A703D"/>
    <w:rsid w:val="004B6139"/>
    <w:rsid w:val="004B731E"/>
    <w:rsid w:val="004C0843"/>
    <w:rsid w:val="004C418E"/>
    <w:rsid w:val="004D012B"/>
    <w:rsid w:val="004D0645"/>
    <w:rsid w:val="004D65E9"/>
    <w:rsid w:val="004D662C"/>
    <w:rsid w:val="004E1F6D"/>
    <w:rsid w:val="004E4729"/>
    <w:rsid w:val="004E5570"/>
    <w:rsid w:val="004F211B"/>
    <w:rsid w:val="004F212E"/>
    <w:rsid w:val="005005CD"/>
    <w:rsid w:val="00505CCD"/>
    <w:rsid w:val="0051055A"/>
    <w:rsid w:val="00511D67"/>
    <w:rsid w:val="005128A2"/>
    <w:rsid w:val="005172FB"/>
    <w:rsid w:val="00525F38"/>
    <w:rsid w:val="00526B31"/>
    <w:rsid w:val="00536D90"/>
    <w:rsid w:val="00543CD7"/>
    <w:rsid w:val="00546DA5"/>
    <w:rsid w:val="00547536"/>
    <w:rsid w:val="00550CFC"/>
    <w:rsid w:val="00552D6C"/>
    <w:rsid w:val="005636F1"/>
    <w:rsid w:val="00566617"/>
    <w:rsid w:val="0056753A"/>
    <w:rsid w:val="00570105"/>
    <w:rsid w:val="005722A5"/>
    <w:rsid w:val="00575FD2"/>
    <w:rsid w:val="005902B3"/>
    <w:rsid w:val="0059036E"/>
    <w:rsid w:val="00590F84"/>
    <w:rsid w:val="005910D6"/>
    <w:rsid w:val="0059373F"/>
    <w:rsid w:val="00595E5A"/>
    <w:rsid w:val="005A0211"/>
    <w:rsid w:val="005A483E"/>
    <w:rsid w:val="005A63ED"/>
    <w:rsid w:val="005A7FD2"/>
    <w:rsid w:val="005B64FC"/>
    <w:rsid w:val="005C10EE"/>
    <w:rsid w:val="005C2802"/>
    <w:rsid w:val="005C3452"/>
    <w:rsid w:val="005C3D4F"/>
    <w:rsid w:val="005C49AE"/>
    <w:rsid w:val="005C4DA9"/>
    <w:rsid w:val="005C75A4"/>
    <w:rsid w:val="005D124C"/>
    <w:rsid w:val="005D717C"/>
    <w:rsid w:val="005E3284"/>
    <w:rsid w:val="005E4021"/>
    <w:rsid w:val="005E54E7"/>
    <w:rsid w:val="005F091E"/>
    <w:rsid w:val="005F09DD"/>
    <w:rsid w:val="005F4918"/>
    <w:rsid w:val="005F66E1"/>
    <w:rsid w:val="00601BFC"/>
    <w:rsid w:val="00602D02"/>
    <w:rsid w:val="00604869"/>
    <w:rsid w:val="0060543E"/>
    <w:rsid w:val="0060622C"/>
    <w:rsid w:val="0060639C"/>
    <w:rsid w:val="00606682"/>
    <w:rsid w:val="00611222"/>
    <w:rsid w:val="006178F1"/>
    <w:rsid w:val="006211EF"/>
    <w:rsid w:val="00622B5E"/>
    <w:rsid w:val="00623244"/>
    <w:rsid w:val="00632C31"/>
    <w:rsid w:val="006343E8"/>
    <w:rsid w:val="00636CDE"/>
    <w:rsid w:val="0064248D"/>
    <w:rsid w:val="00647C72"/>
    <w:rsid w:val="00651923"/>
    <w:rsid w:val="0065339C"/>
    <w:rsid w:val="00656A07"/>
    <w:rsid w:val="00657CB3"/>
    <w:rsid w:val="0066079A"/>
    <w:rsid w:val="00662723"/>
    <w:rsid w:val="00663719"/>
    <w:rsid w:val="00664B9B"/>
    <w:rsid w:val="00665252"/>
    <w:rsid w:val="0066782E"/>
    <w:rsid w:val="00671137"/>
    <w:rsid w:val="00673049"/>
    <w:rsid w:val="006743FE"/>
    <w:rsid w:val="00683F6F"/>
    <w:rsid w:val="00685AFD"/>
    <w:rsid w:val="0069142E"/>
    <w:rsid w:val="00692B69"/>
    <w:rsid w:val="00695810"/>
    <w:rsid w:val="00696268"/>
    <w:rsid w:val="00697B3D"/>
    <w:rsid w:val="00697BC5"/>
    <w:rsid w:val="006B1928"/>
    <w:rsid w:val="006B4D77"/>
    <w:rsid w:val="006B6297"/>
    <w:rsid w:val="006C23C5"/>
    <w:rsid w:val="006C3AF3"/>
    <w:rsid w:val="006C64A6"/>
    <w:rsid w:val="006D614E"/>
    <w:rsid w:val="006D7121"/>
    <w:rsid w:val="006E1325"/>
    <w:rsid w:val="006E4A2B"/>
    <w:rsid w:val="006E61B2"/>
    <w:rsid w:val="006E7CCD"/>
    <w:rsid w:val="007019B0"/>
    <w:rsid w:val="007040A6"/>
    <w:rsid w:val="00717DF5"/>
    <w:rsid w:val="00721844"/>
    <w:rsid w:val="00732914"/>
    <w:rsid w:val="00734955"/>
    <w:rsid w:val="00742F88"/>
    <w:rsid w:val="00747EA4"/>
    <w:rsid w:val="0075390E"/>
    <w:rsid w:val="00753A55"/>
    <w:rsid w:val="00761340"/>
    <w:rsid w:val="00762933"/>
    <w:rsid w:val="00774245"/>
    <w:rsid w:val="00776F94"/>
    <w:rsid w:val="00782F34"/>
    <w:rsid w:val="00783547"/>
    <w:rsid w:val="00785961"/>
    <w:rsid w:val="007917FA"/>
    <w:rsid w:val="00797960"/>
    <w:rsid w:val="007A2E19"/>
    <w:rsid w:val="007B3FAF"/>
    <w:rsid w:val="007B5D49"/>
    <w:rsid w:val="007C4FCF"/>
    <w:rsid w:val="007C6C47"/>
    <w:rsid w:val="007D2011"/>
    <w:rsid w:val="007D23F9"/>
    <w:rsid w:val="007D2888"/>
    <w:rsid w:val="007D641D"/>
    <w:rsid w:val="007D6BD6"/>
    <w:rsid w:val="007E089C"/>
    <w:rsid w:val="007E2BDD"/>
    <w:rsid w:val="007F784D"/>
    <w:rsid w:val="007F78AB"/>
    <w:rsid w:val="007F79D4"/>
    <w:rsid w:val="008029E6"/>
    <w:rsid w:val="008030AC"/>
    <w:rsid w:val="00810073"/>
    <w:rsid w:val="00811834"/>
    <w:rsid w:val="00820BA8"/>
    <w:rsid w:val="00822C23"/>
    <w:rsid w:val="00827D4A"/>
    <w:rsid w:val="00833305"/>
    <w:rsid w:val="0084026D"/>
    <w:rsid w:val="00842A2A"/>
    <w:rsid w:val="008534B2"/>
    <w:rsid w:val="0085656B"/>
    <w:rsid w:val="0086029D"/>
    <w:rsid w:val="00865148"/>
    <w:rsid w:val="00867FB8"/>
    <w:rsid w:val="008772CF"/>
    <w:rsid w:val="00880BD3"/>
    <w:rsid w:val="0088184E"/>
    <w:rsid w:val="00883DDB"/>
    <w:rsid w:val="00890227"/>
    <w:rsid w:val="008973DA"/>
    <w:rsid w:val="008A065B"/>
    <w:rsid w:val="008A2558"/>
    <w:rsid w:val="008A2674"/>
    <w:rsid w:val="008A6973"/>
    <w:rsid w:val="008B56A0"/>
    <w:rsid w:val="008B76FC"/>
    <w:rsid w:val="008C2DDD"/>
    <w:rsid w:val="008C66FE"/>
    <w:rsid w:val="008D09AB"/>
    <w:rsid w:val="008D1E4C"/>
    <w:rsid w:val="008D35AE"/>
    <w:rsid w:val="008D4DF1"/>
    <w:rsid w:val="008D6597"/>
    <w:rsid w:val="008D6C65"/>
    <w:rsid w:val="008E6653"/>
    <w:rsid w:val="008E7ADB"/>
    <w:rsid w:val="008F06CB"/>
    <w:rsid w:val="008F0ABA"/>
    <w:rsid w:val="008F2112"/>
    <w:rsid w:val="00903866"/>
    <w:rsid w:val="0090437F"/>
    <w:rsid w:val="00905B10"/>
    <w:rsid w:val="00905DD2"/>
    <w:rsid w:val="00906189"/>
    <w:rsid w:val="009068CB"/>
    <w:rsid w:val="009118E4"/>
    <w:rsid w:val="0091230A"/>
    <w:rsid w:val="00915877"/>
    <w:rsid w:val="009173C4"/>
    <w:rsid w:val="00917842"/>
    <w:rsid w:val="00921362"/>
    <w:rsid w:val="0092164D"/>
    <w:rsid w:val="00925906"/>
    <w:rsid w:val="00925FA7"/>
    <w:rsid w:val="00926DAE"/>
    <w:rsid w:val="009331D6"/>
    <w:rsid w:val="0093546B"/>
    <w:rsid w:val="0093772D"/>
    <w:rsid w:val="0094098C"/>
    <w:rsid w:val="00943BC4"/>
    <w:rsid w:val="00954BD0"/>
    <w:rsid w:val="00956972"/>
    <w:rsid w:val="00961417"/>
    <w:rsid w:val="00970FF8"/>
    <w:rsid w:val="009725B2"/>
    <w:rsid w:val="009759EF"/>
    <w:rsid w:val="00975C7E"/>
    <w:rsid w:val="0098027D"/>
    <w:rsid w:val="009810B1"/>
    <w:rsid w:val="00981519"/>
    <w:rsid w:val="00983400"/>
    <w:rsid w:val="00986259"/>
    <w:rsid w:val="009924FD"/>
    <w:rsid w:val="009A699A"/>
    <w:rsid w:val="009A75BD"/>
    <w:rsid w:val="009B7B5D"/>
    <w:rsid w:val="009C02A8"/>
    <w:rsid w:val="009C3464"/>
    <w:rsid w:val="009C3546"/>
    <w:rsid w:val="009C779A"/>
    <w:rsid w:val="009C7AAC"/>
    <w:rsid w:val="009D3A77"/>
    <w:rsid w:val="009D7DC8"/>
    <w:rsid w:val="009E25B9"/>
    <w:rsid w:val="009E42A8"/>
    <w:rsid w:val="009F0323"/>
    <w:rsid w:val="009F4033"/>
    <w:rsid w:val="009F439A"/>
    <w:rsid w:val="00A0692C"/>
    <w:rsid w:val="00A06F2F"/>
    <w:rsid w:val="00A11AA0"/>
    <w:rsid w:val="00A121AF"/>
    <w:rsid w:val="00A14EF9"/>
    <w:rsid w:val="00A15EE6"/>
    <w:rsid w:val="00A249FA"/>
    <w:rsid w:val="00A25671"/>
    <w:rsid w:val="00A25C66"/>
    <w:rsid w:val="00A31527"/>
    <w:rsid w:val="00A345B1"/>
    <w:rsid w:val="00A44CBB"/>
    <w:rsid w:val="00A47B30"/>
    <w:rsid w:val="00A558FB"/>
    <w:rsid w:val="00A62701"/>
    <w:rsid w:val="00A651D7"/>
    <w:rsid w:val="00A66294"/>
    <w:rsid w:val="00A70D19"/>
    <w:rsid w:val="00A740CF"/>
    <w:rsid w:val="00A76236"/>
    <w:rsid w:val="00A816AC"/>
    <w:rsid w:val="00A83512"/>
    <w:rsid w:val="00A94435"/>
    <w:rsid w:val="00A96630"/>
    <w:rsid w:val="00A96D0C"/>
    <w:rsid w:val="00A97256"/>
    <w:rsid w:val="00AA13C2"/>
    <w:rsid w:val="00AA4800"/>
    <w:rsid w:val="00AA7305"/>
    <w:rsid w:val="00AA789C"/>
    <w:rsid w:val="00AB0828"/>
    <w:rsid w:val="00AB6D69"/>
    <w:rsid w:val="00AB7A73"/>
    <w:rsid w:val="00AD05CC"/>
    <w:rsid w:val="00AD1BF3"/>
    <w:rsid w:val="00AD2AFE"/>
    <w:rsid w:val="00AD761A"/>
    <w:rsid w:val="00AF10F0"/>
    <w:rsid w:val="00AF2682"/>
    <w:rsid w:val="00AF2CAF"/>
    <w:rsid w:val="00B01364"/>
    <w:rsid w:val="00B01499"/>
    <w:rsid w:val="00B01A3E"/>
    <w:rsid w:val="00B05129"/>
    <w:rsid w:val="00B06045"/>
    <w:rsid w:val="00B065DE"/>
    <w:rsid w:val="00B06C30"/>
    <w:rsid w:val="00B24DA9"/>
    <w:rsid w:val="00B30405"/>
    <w:rsid w:val="00B407F9"/>
    <w:rsid w:val="00B41AF6"/>
    <w:rsid w:val="00B47C8C"/>
    <w:rsid w:val="00B51BAD"/>
    <w:rsid w:val="00B52CBD"/>
    <w:rsid w:val="00B54680"/>
    <w:rsid w:val="00B57968"/>
    <w:rsid w:val="00B61020"/>
    <w:rsid w:val="00B6423A"/>
    <w:rsid w:val="00B659C1"/>
    <w:rsid w:val="00B67243"/>
    <w:rsid w:val="00B749E4"/>
    <w:rsid w:val="00B84EE4"/>
    <w:rsid w:val="00B85D40"/>
    <w:rsid w:val="00B9301F"/>
    <w:rsid w:val="00B9488F"/>
    <w:rsid w:val="00BA1164"/>
    <w:rsid w:val="00BA15C1"/>
    <w:rsid w:val="00BA4A14"/>
    <w:rsid w:val="00BB2C4B"/>
    <w:rsid w:val="00BB6841"/>
    <w:rsid w:val="00BB7A53"/>
    <w:rsid w:val="00BC74B7"/>
    <w:rsid w:val="00BD059B"/>
    <w:rsid w:val="00BD0769"/>
    <w:rsid w:val="00BD1CDF"/>
    <w:rsid w:val="00BD7376"/>
    <w:rsid w:val="00BE16FE"/>
    <w:rsid w:val="00BE2CB4"/>
    <w:rsid w:val="00BE5D5B"/>
    <w:rsid w:val="00BE7301"/>
    <w:rsid w:val="00BF192E"/>
    <w:rsid w:val="00BF25AE"/>
    <w:rsid w:val="00BF40C1"/>
    <w:rsid w:val="00C04B7E"/>
    <w:rsid w:val="00C068A6"/>
    <w:rsid w:val="00C07D1A"/>
    <w:rsid w:val="00C11ED6"/>
    <w:rsid w:val="00C124C3"/>
    <w:rsid w:val="00C15808"/>
    <w:rsid w:val="00C15A00"/>
    <w:rsid w:val="00C24AFD"/>
    <w:rsid w:val="00C25E78"/>
    <w:rsid w:val="00C26F50"/>
    <w:rsid w:val="00C32925"/>
    <w:rsid w:val="00C34E51"/>
    <w:rsid w:val="00C35DD1"/>
    <w:rsid w:val="00C502F9"/>
    <w:rsid w:val="00C52593"/>
    <w:rsid w:val="00C54304"/>
    <w:rsid w:val="00C56037"/>
    <w:rsid w:val="00C56D94"/>
    <w:rsid w:val="00C63806"/>
    <w:rsid w:val="00C66C0B"/>
    <w:rsid w:val="00C66E11"/>
    <w:rsid w:val="00C7153E"/>
    <w:rsid w:val="00C73257"/>
    <w:rsid w:val="00C75546"/>
    <w:rsid w:val="00C7798D"/>
    <w:rsid w:val="00C8750B"/>
    <w:rsid w:val="00C9007E"/>
    <w:rsid w:val="00C94030"/>
    <w:rsid w:val="00C95467"/>
    <w:rsid w:val="00C97BCB"/>
    <w:rsid w:val="00CA3E20"/>
    <w:rsid w:val="00CB1411"/>
    <w:rsid w:val="00CB1657"/>
    <w:rsid w:val="00CB1E92"/>
    <w:rsid w:val="00CB3694"/>
    <w:rsid w:val="00CB3888"/>
    <w:rsid w:val="00CB39DE"/>
    <w:rsid w:val="00CC010A"/>
    <w:rsid w:val="00CC4430"/>
    <w:rsid w:val="00CD3A20"/>
    <w:rsid w:val="00CD4F09"/>
    <w:rsid w:val="00CF15C9"/>
    <w:rsid w:val="00CF2E3F"/>
    <w:rsid w:val="00CF45A2"/>
    <w:rsid w:val="00CF6C64"/>
    <w:rsid w:val="00CF7562"/>
    <w:rsid w:val="00D124FC"/>
    <w:rsid w:val="00D14F44"/>
    <w:rsid w:val="00D16B25"/>
    <w:rsid w:val="00D25BDA"/>
    <w:rsid w:val="00D320BC"/>
    <w:rsid w:val="00D3658E"/>
    <w:rsid w:val="00D36EF6"/>
    <w:rsid w:val="00D4410E"/>
    <w:rsid w:val="00D53013"/>
    <w:rsid w:val="00D553D9"/>
    <w:rsid w:val="00D74B26"/>
    <w:rsid w:val="00D779F0"/>
    <w:rsid w:val="00D808D3"/>
    <w:rsid w:val="00D83E8A"/>
    <w:rsid w:val="00D866F4"/>
    <w:rsid w:val="00D95AA9"/>
    <w:rsid w:val="00D9703B"/>
    <w:rsid w:val="00DA0840"/>
    <w:rsid w:val="00DA78AA"/>
    <w:rsid w:val="00DB1BE9"/>
    <w:rsid w:val="00DB3D91"/>
    <w:rsid w:val="00DB7FAE"/>
    <w:rsid w:val="00DC09E6"/>
    <w:rsid w:val="00DC1D48"/>
    <w:rsid w:val="00DC4B03"/>
    <w:rsid w:val="00DC7F38"/>
    <w:rsid w:val="00DD0E49"/>
    <w:rsid w:val="00DD2273"/>
    <w:rsid w:val="00DD2C03"/>
    <w:rsid w:val="00DD31D2"/>
    <w:rsid w:val="00DD5931"/>
    <w:rsid w:val="00DD598A"/>
    <w:rsid w:val="00DE58E4"/>
    <w:rsid w:val="00DE5CDB"/>
    <w:rsid w:val="00DE5F2A"/>
    <w:rsid w:val="00DF005E"/>
    <w:rsid w:val="00DF09DC"/>
    <w:rsid w:val="00DF5CB8"/>
    <w:rsid w:val="00E017A8"/>
    <w:rsid w:val="00E03341"/>
    <w:rsid w:val="00E03663"/>
    <w:rsid w:val="00E062D0"/>
    <w:rsid w:val="00E078F0"/>
    <w:rsid w:val="00E17B6B"/>
    <w:rsid w:val="00E20A05"/>
    <w:rsid w:val="00E22776"/>
    <w:rsid w:val="00E34C86"/>
    <w:rsid w:val="00E46096"/>
    <w:rsid w:val="00E47560"/>
    <w:rsid w:val="00E57C1D"/>
    <w:rsid w:val="00E630DF"/>
    <w:rsid w:val="00E71D31"/>
    <w:rsid w:val="00E93B53"/>
    <w:rsid w:val="00E94A27"/>
    <w:rsid w:val="00E95D02"/>
    <w:rsid w:val="00E96F20"/>
    <w:rsid w:val="00E97509"/>
    <w:rsid w:val="00EA115C"/>
    <w:rsid w:val="00EA1D3B"/>
    <w:rsid w:val="00EA41EB"/>
    <w:rsid w:val="00EA554C"/>
    <w:rsid w:val="00EA70A6"/>
    <w:rsid w:val="00EC1C9E"/>
    <w:rsid w:val="00EC2D5D"/>
    <w:rsid w:val="00EC5C4B"/>
    <w:rsid w:val="00ED3ADD"/>
    <w:rsid w:val="00ED5076"/>
    <w:rsid w:val="00ED5BCB"/>
    <w:rsid w:val="00ED6EDF"/>
    <w:rsid w:val="00ED73E8"/>
    <w:rsid w:val="00ED7BD2"/>
    <w:rsid w:val="00EE67D1"/>
    <w:rsid w:val="00EF6906"/>
    <w:rsid w:val="00F00D9B"/>
    <w:rsid w:val="00F24820"/>
    <w:rsid w:val="00F317CF"/>
    <w:rsid w:val="00F37BB5"/>
    <w:rsid w:val="00F37E58"/>
    <w:rsid w:val="00F406A2"/>
    <w:rsid w:val="00F40B1A"/>
    <w:rsid w:val="00F46B90"/>
    <w:rsid w:val="00F51BC0"/>
    <w:rsid w:val="00F53003"/>
    <w:rsid w:val="00F5626F"/>
    <w:rsid w:val="00F57964"/>
    <w:rsid w:val="00F60762"/>
    <w:rsid w:val="00F613E5"/>
    <w:rsid w:val="00F66BB6"/>
    <w:rsid w:val="00F70447"/>
    <w:rsid w:val="00F72018"/>
    <w:rsid w:val="00F74372"/>
    <w:rsid w:val="00F74E53"/>
    <w:rsid w:val="00F77930"/>
    <w:rsid w:val="00F811FD"/>
    <w:rsid w:val="00F819F4"/>
    <w:rsid w:val="00F84011"/>
    <w:rsid w:val="00F86D36"/>
    <w:rsid w:val="00F92245"/>
    <w:rsid w:val="00F94FE8"/>
    <w:rsid w:val="00F95FDB"/>
    <w:rsid w:val="00F9725C"/>
    <w:rsid w:val="00FA65F3"/>
    <w:rsid w:val="00FA7D49"/>
    <w:rsid w:val="00FB3F68"/>
    <w:rsid w:val="00FB48EA"/>
    <w:rsid w:val="00FC0DF6"/>
    <w:rsid w:val="00FC20A7"/>
    <w:rsid w:val="00FD027F"/>
    <w:rsid w:val="00FD16A7"/>
    <w:rsid w:val="00FD3C7D"/>
    <w:rsid w:val="00FF02DE"/>
    <w:rsid w:val="00FF2747"/>
    <w:rsid w:val="00FF4615"/>
    <w:rsid w:val="00FF64C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11B82B"/>
  <w15:docId w15:val="{337A961F-F412-4518-8319-E72F854E2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C8A"/>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top w:w="100" w:type="dxa"/>
        <w:left w:w="100" w:type="dxa"/>
        <w:bottom w:w="100" w:type="dxa"/>
        <w:right w:w="100" w:type="dxa"/>
      </w:tblCellMar>
    </w:tblPr>
  </w:style>
  <w:style w:type="table" w:customStyle="1" w:styleId="af2">
    <w:basedOn w:val="TableNormal1"/>
    <w:tblPr>
      <w:tblStyleRowBandSize w:val="1"/>
      <w:tblStyleColBandSize w:val="1"/>
      <w:tblCellMar>
        <w:top w:w="100" w:type="dxa"/>
        <w:left w:w="100" w:type="dxa"/>
        <w:bottom w:w="100" w:type="dxa"/>
        <w:right w:w="100" w:type="dxa"/>
      </w:tblCellMar>
    </w:tblPr>
  </w:style>
  <w:style w:type="table" w:customStyle="1" w:styleId="af3">
    <w:basedOn w:val="TableNormal1"/>
    <w:tblPr>
      <w:tblStyleRowBandSize w:val="1"/>
      <w:tblStyleColBandSize w:val="1"/>
      <w:tblCellMar>
        <w:top w:w="100" w:type="dxa"/>
        <w:left w:w="100" w:type="dxa"/>
        <w:bottom w:w="100" w:type="dxa"/>
        <w:right w:w="100" w:type="dxa"/>
      </w:tblCellMar>
    </w:tbl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tblPr>
      <w:tblStyleRowBandSize w:val="1"/>
      <w:tblStyleColBandSize w:val="1"/>
      <w:tblCellMar>
        <w:top w:w="100" w:type="dxa"/>
        <w:left w:w="100" w:type="dxa"/>
        <w:bottom w:w="100" w:type="dxa"/>
        <w:right w:w="100" w:type="dxa"/>
      </w:tblCellMar>
    </w:tblPr>
  </w:style>
  <w:style w:type="table" w:customStyle="1" w:styleId="af6">
    <w:basedOn w:val="TableNormal1"/>
    <w:tblPr>
      <w:tblStyleRowBandSize w:val="1"/>
      <w:tblStyleColBandSize w:val="1"/>
      <w:tblCellMar>
        <w:top w:w="100" w:type="dxa"/>
        <w:left w:w="100" w:type="dxa"/>
        <w:bottom w:w="100" w:type="dxa"/>
        <w:right w:w="100" w:type="dxa"/>
      </w:tblCellMar>
    </w:tblPr>
  </w:style>
  <w:style w:type="table" w:customStyle="1" w:styleId="af7">
    <w:basedOn w:val="TableNormal1"/>
    <w:tblPr>
      <w:tblStyleRowBandSize w:val="1"/>
      <w:tblStyleColBandSize w:val="1"/>
      <w:tblCellMar>
        <w:top w:w="100" w:type="dxa"/>
        <w:left w:w="100" w:type="dxa"/>
        <w:bottom w:w="100" w:type="dxa"/>
        <w:right w:w="100" w:type="dxa"/>
      </w:tblCellMar>
    </w:tblPr>
  </w:style>
  <w:style w:type="table" w:customStyle="1" w:styleId="af8">
    <w:basedOn w:val="TableNormal1"/>
    <w:tblPr>
      <w:tblStyleRowBandSize w:val="1"/>
      <w:tblStyleColBandSize w:val="1"/>
      <w:tblCellMar>
        <w:top w:w="100" w:type="dxa"/>
        <w:left w:w="100" w:type="dxa"/>
        <w:bottom w:w="100" w:type="dxa"/>
        <w:right w:w="100" w:type="dxa"/>
      </w:tblCellMar>
    </w:tblPr>
  </w:style>
  <w:style w:type="table" w:customStyle="1" w:styleId="af9">
    <w:basedOn w:val="TableNormal1"/>
    <w:tblPr>
      <w:tblStyleRowBandSize w:val="1"/>
      <w:tblStyleColBandSize w:val="1"/>
      <w:tblCellMar>
        <w:top w:w="100" w:type="dxa"/>
        <w:left w:w="100" w:type="dxa"/>
        <w:bottom w:w="100" w:type="dxa"/>
        <w:right w:w="100" w:type="dxa"/>
      </w:tblCellMar>
    </w:tblPr>
  </w:style>
  <w:style w:type="table" w:customStyle="1" w:styleId="afa">
    <w:basedOn w:val="TableNormal1"/>
    <w:tblPr>
      <w:tblStyleRowBandSize w:val="1"/>
      <w:tblStyleColBandSize w:val="1"/>
      <w:tblCellMar>
        <w:top w:w="100" w:type="dxa"/>
        <w:left w:w="100" w:type="dxa"/>
        <w:bottom w:w="100" w:type="dxa"/>
        <w:right w:w="100" w:type="dxa"/>
      </w:tblCellMar>
    </w:tblPr>
  </w:style>
  <w:style w:type="table" w:customStyle="1" w:styleId="afb">
    <w:basedOn w:val="TableNormal1"/>
    <w:tblPr>
      <w:tblStyleRowBandSize w:val="1"/>
      <w:tblStyleColBandSize w:val="1"/>
      <w:tblCellMar>
        <w:top w:w="100" w:type="dxa"/>
        <w:left w:w="100" w:type="dxa"/>
        <w:bottom w:w="100" w:type="dxa"/>
        <w:right w:w="100" w:type="dxa"/>
      </w:tblCellMar>
    </w:tblPr>
  </w:style>
  <w:style w:type="table" w:customStyle="1" w:styleId="afc">
    <w:basedOn w:val="TableNormal1"/>
    <w:tblPr>
      <w:tblStyleRowBandSize w:val="1"/>
      <w:tblStyleColBandSize w:val="1"/>
      <w:tblCellMar>
        <w:top w:w="100" w:type="dxa"/>
        <w:left w:w="100" w:type="dxa"/>
        <w:bottom w:w="100" w:type="dxa"/>
        <w:right w:w="100" w:type="dxa"/>
      </w:tblCellMar>
    </w:tblPr>
  </w:style>
  <w:style w:type="table" w:customStyle="1" w:styleId="afd">
    <w:basedOn w:val="TableNormal1"/>
    <w:tblPr>
      <w:tblStyleRowBandSize w:val="1"/>
      <w:tblStyleColBandSize w:val="1"/>
      <w:tblCellMar>
        <w:top w:w="100" w:type="dxa"/>
        <w:left w:w="100" w:type="dxa"/>
        <w:bottom w:w="100" w:type="dxa"/>
        <w:right w:w="100" w:type="dxa"/>
      </w:tblCellMar>
    </w:tblPr>
  </w:style>
  <w:style w:type="table" w:customStyle="1" w:styleId="afe">
    <w:basedOn w:val="TableNormal1"/>
    <w:tblPr>
      <w:tblStyleRowBandSize w:val="1"/>
      <w:tblStyleColBandSize w:val="1"/>
      <w:tblCellMar>
        <w:top w:w="100" w:type="dxa"/>
        <w:left w:w="100" w:type="dxa"/>
        <w:bottom w:w="100" w:type="dxa"/>
        <w:right w:w="100" w:type="dxa"/>
      </w:tblCellMar>
    </w:tblPr>
  </w:style>
  <w:style w:type="table" w:customStyle="1" w:styleId="aff">
    <w:basedOn w:val="TableNormal1"/>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7040A6"/>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7040A6"/>
  </w:style>
  <w:style w:type="paragraph" w:styleId="Piedepgina">
    <w:name w:val="footer"/>
    <w:basedOn w:val="Normal"/>
    <w:link w:val="PiedepginaCar"/>
    <w:uiPriority w:val="99"/>
    <w:unhideWhenUsed/>
    <w:rsid w:val="007040A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7040A6"/>
  </w:style>
  <w:style w:type="paragraph" w:styleId="Textodeglobo">
    <w:name w:val="Balloon Text"/>
    <w:basedOn w:val="Normal"/>
    <w:link w:val="TextodegloboCar"/>
    <w:uiPriority w:val="99"/>
    <w:semiHidden/>
    <w:unhideWhenUsed/>
    <w:rsid w:val="00842A2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42A2A"/>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842A2A"/>
    <w:rPr>
      <w:b/>
      <w:bCs/>
    </w:rPr>
  </w:style>
  <w:style w:type="character" w:customStyle="1" w:styleId="AsuntodelcomentarioCar">
    <w:name w:val="Asunto del comentario Car"/>
    <w:basedOn w:val="TextocomentarioCar"/>
    <w:link w:val="Asuntodelcomentario"/>
    <w:uiPriority w:val="99"/>
    <w:semiHidden/>
    <w:rsid w:val="00842A2A"/>
    <w:rPr>
      <w:b/>
      <w:bCs/>
      <w:sz w:val="20"/>
      <w:szCs w:val="20"/>
    </w:rPr>
  </w:style>
  <w:style w:type="paragraph" w:styleId="Prrafodelista">
    <w:name w:val="List Paragraph"/>
    <w:basedOn w:val="Normal"/>
    <w:uiPriority w:val="34"/>
    <w:qFormat/>
    <w:rsid w:val="00C11ED6"/>
    <w:pPr>
      <w:ind w:left="720"/>
      <w:contextualSpacing/>
    </w:pPr>
  </w:style>
  <w:style w:type="table" w:styleId="Tablaconcuadrcula">
    <w:name w:val="Table Grid"/>
    <w:basedOn w:val="Tablanormal"/>
    <w:uiPriority w:val="39"/>
    <w:rsid w:val="00052C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93546B"/>
    <w:rPr>
      <w:b/>
      <w:bCs/>
    </w:rPr>
  </w:style>
  <w:style w:type="character" w:styleId="Hipervnculo">
    <w:name w:val="Hyperlink"/>
    <w:basedOn w:val="Fuentedeprrafopredeter"/>
    <w:uiPriority w:val="99"/>
    <w:unhideWhenUsed/>
    <w:rsid w:val="002006E1"/>
    <w:rPr>
      <w:color w:val="0000FF" w:themeColor="hyperlink"/>
      <w:u w:val="single"/>
    </w:rPr>
  </w:style>
  <w:style w:type="character" w:customStyle="1" w:styleId="Mencinsinresolver1">
    <w:name w:val="Mención sin resolver1"/>
    <w:basedOn w:val="Fuentedeprrafopredeter"/>
    <w:uiPriority w:val="99"/>
    <w:semiHidden/>
    <w:unhideWhenUsed/>
    <w:rsid w:val="002006E1"/>
    <w:rPr>
      <w:color w:val="605E5C"/>
      <w:shd w:val="clear" w:color="auto" w:fill="E1DFDD"/>
    </w:rPr>
  </w:style>
  <w:style w:type="paragraph" w:styleId="Revisin">
    <w:name w:val="Revision"/>
    <w:hidden/>
    <w:uiPriority w:val="99"/>
    <w:semiHidden/>
    <w:rsid w:val="00336C3F"/>
    <w:pPr>
      <w:spacing w:line="240" w:lineRule="auto"/>
    </w:pPr>
  </w:style>
  <w:style w:type="character" w:styleId="Hipervnculovisitado">
    <w:name w:val="FollowedHyperlink"/>
    <w:basedOn w:val="Fuentedeprrafopredeter"/>
    <w:uiPriority w:val="99"/>
    <w:semiHidden/>
    <w:unhideWhenUsed/>
    <w:rsid w:val="001F075E"/>
    <w:rPr>
      <w:color w:val="800080" w:themeColor="followedHyperlink"/>
      <w:u w:val="single"/>
    </w:rPr>
  </w:style>
  <w:style w:type="table" w:customStyle="1" w:styleId="26">
    <w:name w:val="26"/>
    <w:basedOn w:val="TableNormal1"/>
    <w:rsid w:val="00C54304"/>
    <w:tblPr>
      <w:tblStyleRowBandSize w:val="1"/>
      <w:tblStyleColBandSize w:val="1"/>
      <w:tblCellMar>
        <w:top w:w="100" w:type="dxa"/>
        <w:left w:w="100" w:type="dxa"/>
        <w:bottom w:w="100" w:type="dxa"/>
        <w:right w:w="100" w:type="dxa"/>
      </w:tblCellMar>
    </w:tblPr>
  </w:style>
  <w:style w:type="character" w:customStyle="1" w:styleId="Mencinsinresolver2">
    <w:name w:val="Mención sin resolver2"/>
    <w:basedOn w:val="Fuentedeprrafopredeter"/>
    <w:uiPriority w:val="99"/>
    <w:semiHidden/>
    <w:unhideWhenUsed/>
    <w:rsid w:val="007F784D"/>
    <w:rPr>
      <w:color w:val="605E5C"/>
      <w:shd w:val="clear" w:color="auto" w:fill="E1DFDD"/>
    </w:rPr>
  </w:style>
  <w:style w:type="character" w:styleId="Mencinsinresolver">
    <w:name w:val="Unresolved Mention"/>
    <w:basedOn w:val="Fuentedeprrafopredeter"/>
    <w:uiPriority w:val="99"/>
    <w:semiHidden/>
    <w:unhideWhenUsed/>
    <w:rsid w:val="004B6139"/>
    <w:rPr>
      <w:color w:val="605E5C"/>
      <w:shd w:val="clear" w:color="auto" w:fill="E1DFDD"/>
    </w:rPr>
  </w:style>
  <w:style w:type="paragraph" w:customStyle="1" w:styleId="Default">
    <w:name w:val="Default"/>
    <w:rsid w:val="004B6139"/>
    <w:pPr>
      <w:autoSpaceDE w:val="0"/>
      <w:autoSpaceDN w:val="0"/>
      <w:adjustRightInd w:val="0"/>
      <w:spacing w:line="240" w:lineRule="auto"/>
    </w:pPr>
    <w:rPr>
      <w:color w:val="000000"/>
      <w:sz w:val="24"/>
      <w:szCs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194354">
      <w:bodyDiv w:val="1"/>
      <w:marLeft w:val="0"/>
      <w:marRight w:val="0"/>
      <w:marTop w:val="0"/>
      <w:marBottom w:val="0"/>
      <w:divBdr>
        <w:top w:val="none" w:sz="0" w:space="0" w:color="auto"/>
        <w:left w:val="none" w:sz="0" w:space="0" w:color="auto"/>
        <w:bottom w:val="none" w:sz="0" w:space="0" w:color="auto"/>
        <w:right w:val="none" w:sz="0" w:space="0" w:color="auto"/>
      </w:divBdr>
    </w:div>
    <w:div w:id="370306582">
      <w:bodyDiv w:val="1"/>
      <w:marLeft w:val="0"/>
      <w:marRight w:val="0"/>
      <w:marTop w:val="0"/>
      <w:marBottom w:val="0"/>
      <w:divBdr>
        <w:top w:val="none" w:sz="0" w:space="0" w:color="auto"/>
        <w:left w:val="none" w:sz="0" w:space="0" w:color="auto"/>
        <w:bottom w:val="none" w:sz="0" w:space="0" w:color="auto"/>
        <w:right w:val="none" w:sz="0" w:space="0" w:color="auto"/>
      </w:divBdr>
    </w:div>
    <w:div w:id="599528421">
      <w:bodyDiv w:val="1"/>
      <w:marLeft w:val="0"/>
      <w:marRight w:val="0"/>
      <w:marTop w:val="0"/>
      <w:marBottom w:val="0"/>
      <w:divBdr>
        <w:top w:val="none" w:sz="0" w:space="0" w:color="auto"/>
        <w:left w:val="none" w:sz="0" w:space="0" w:color="auto"/>
        <w:bottom w:val="none" w:sz="0" w:space="0" w:color="auto"/>
        <w:right w:val="none" w:sz="0" w:space="0" w:color="auto"/>
      </w:divBdr>
    </w:div>
    <w:div w:id="797450004">
      <w:bodyDiv w:val="1"/>
      <w:marLeft w:val="0"/>
      <w:marRight w:val="0"/>
      <w:marTop w:val="0"/>
      <w:marBottom w:val="0"/>
      <w:divBdr>
        <w:top w:val="none" w:sz="0" w:space="0" w:color="auto"/>
        <w:left w:val="none" w:sz="0" w:space="0" w:color="auto"/>
        <w:bottom w:val="none" w:sz="0" w:space="0" w:color="auto"/>
        <w:right w:val="none" w:sz="0" w:space="0" w:color="auto"/>
      </w:divBdr>
    </w:div>
    <w:div w:id="1652631467">
      <w:bodyDiv w:val="1"/>
      <w:marLeft w:val="0"/>
      <w:marRight w:val="0"/>
      <w:marTop w:val="0"/>
      <w:marBottom w:val="0"/>
      <w:divBdr>
        <w:top w:val="none" w:sz="0" w:space="0" w:color="auto"/>
        <w:left w:val="none" w:sz="0" w:space="0" w:color="auto"/>
        <w:bottom w:val="none" w:sz="0" w:space="0" w:color="auto"/>
        <w:right w:val="none" w:sz="0" w:space="0" w:color="auto"/>
      </w:divBdr>
    </w:div>
    <w:div w:id="1677418900">
      <w:bodyDiv w:val="1"/>
      <w:marLeft w:val="0"/>
      <w:marRight w:val="0"/>
      <w:marTop w:val="0"/>
      <w:marBottom w:val="0"/>
      <w:divBdr>
        <w:top w:val="none" w:sz="0" w:space="0" w:color="auto"/>
        <w:left w:val="none" w:sz="0" w:space="0" w:color="auto"/>
        <w:bottom w:val="none" w:sz="0" w:space="0" w:color="auto"/>
        <w:right w:val="none" w:sz="0" w:space="0" w:color="auto"/>
      </w:divBdr>
    </w:div>
    <w:div w:id="2015985259">
      <w:bodyDiv w:val="1"/>
      <w:marLeft w:val="0"/>
      <w:marRight w:val="0"/>
      <w:marTop w:val="0"/>
      <w:marBottom w:val="0"/>
      <w:divBdr>
        <w:top w:val="none" w:sz="0" w:space="0" w:color="auto"/>
        <w:left w:val="none" w:sz="0" w:space="0" w:color="auto"/>
        <w:bottom w:val="none" w:sz="0" w:space="0" w:color="auto"/>
        <w:right w:val="none" w:sz="0" w:space="0" w:color="auto"/>
      </w:divBdr>
    </w:div>
    <w:div w:id="20777813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image" Target="media/image33.jpeg"/><Relationship Id="rId47" Type="http://schemas.openxmlformats.org/officeDocument/2006/relationships/diagramData" Target="diagrams/data1.xml"/><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640.svg"/><Relationship Id="rId89" Type="http://schemas.openxmlformats.org/officeDocument/2006/relationships/hyperlink" Target="https://sena-primo.hosted.exlibrisgroup.com/permalink/f/1j5choe/sena_alfaomega18624" TargetMode="External"/><Relationship Id="rId16" Type="http://schemas.openxmlformats.org/officeDocument/2006/relationships/image" Target="media/image7.jpeg"/><Relationship Id="rId11" Type="http://schemas.openxmlformats.org/officeDocument/2006/relationships/image" Target="media/image2.jpeg"/><Relationship Id="rId32" Type="http://schemas.openxmlformats.org/officeDocument/2006/relationships/image" Target="media/image23.jpeg"/><Relationship Id="rId37" Type="http://schemas.openxmlformats.org/officeDocument/2006/relationships/image" Target="media/image28.jpeg"/><Relationship Id="rId53" Type="http://schemas.openxmlformats.org/officeDocument/2006/relationships/image" Target="media/image39.png"/><Relationship Id="rId58" Type="http://schemas.openxmlformats.org/officeDocument/2006/relationships/image" Target="media/image44.jpeg"/><Relationship Id="rId74" Type="http://schemas.openxmlformats.org/officeDocument/2006/relationships/image" Target="media/image60.svg"/><Relationship Id="rId79" Type="http://schemas.openxmlformats.org/officeDocument/2006/relationships/image" Target="media/image610.png"/><Relationship Id="rId5" Type="http://schemas.openxmlformats.org/officeDocument/2006/relationships/footnotes" Target="footnotes.xml"/><Relationship Id="rId90" Type="http://schemas.openxmlformats.org/officeDocument/2006/relationships/hyperlink" Target="https://sena-primo.hosted.exlibrisgroup.com/permalink/f/q6j6k0/sena_ebooks0005085" TargetMode="External"/><Relationship Id="rId95" Type="http://schemas.openxmlformats.org/officeDocument/2006/relationships/hyperlink" Target="https://sena-primo.hosted.exlibrisgroup.com/permalink/f/1j5choe/sena_elibroELB175148" TargetMode="External"/><Relationship Id="rId22" Type="http://schemas.openxmlformats.org/officeDocument/2006/relationships/image" Target="media/image13.png"/><Relationship Id="rId27" Type="http://schemas.openxmlformats.org/officeDocument/2006/relationships/image" Target="media/image18.jpeg"/><Relationship Id="rId43" Type="http://schemas.openxmlformats.org/officeDocument/2006/relationships/image" Target="media/image34.png"/><Relationship Id="rId48" Type="http://schemas.openxmlformats.org/officeDocument/2006/relationships/diagramLayout" Target="diagrams/layout1.xml"/><Relationship Id="rId64" Type="http://schemas.openxmlformats.org/officeDocument/2006/relationships/image" Target="media/image50.jpeg"/><Relationship Id="rId69" Type="http://schemas.openxmlformats.org/officeDocument/2006/relationships/image" Target="media/image55.png"/><Relationship Id="rId80" Type="http://schemas.openxmlformats.org/officeDocument/2006/relationships/image" Target="media/image620.svg"/><Relationship Id="rId85"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gif"/><Relationship Id="rId59" Type="http://schemas.openxmlformats.org/officeDocument/2006/relationships/image" Target="media/image45.jpeg"/><Relationship Id="rId67" Type="http://schemas.openxmlformats.org/officeDocument/2006/relationships/image" Target="media/image53.pn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590.png"/><Relationship Id="rId83" Type="http://schemas.openxmlformats.org/officeDocument/2006/relationships/image" Target="media/image630.png"/><Relationship Id="rId88" Type="http://schemas.openxmlformats.org/officeDocument/2006/relationships/image" Target="media/image660.svg"/><Relationship Id="rId91" Type="http://schemas.openxmlformats.org/officeDocument/2006/relationships/hyperlink" Target="https://sena-primo.hosted.exlibrisgroup.com/permalink/f/1j5choe/sena_elibroELB175153" TargetMode="External"/><Relationship Id="rId96" Type="http://schemas.openxmlformats.org/officeDocument/2006/relationships/hyperlink" Target="https://sena-primo.hosted.exlibrisgroup.com/permalink/f/q6j6k0/sena_ebooks0005085"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diagramQuickStyle" Target="diagrams/quickStyle1.xml"/><Relationship Id="rId57" Type="http://schemas.openxmlformats.org/officeDocument/2006/relationships/image" Target="media/image43.jpeg"/><Relationship Id="rId10" Type="http://schemas.openxmlformats.org/officeDocument/2006/relationships/image" Target="media/image1.jpeg"/><Relationship Id="rId31" Type="http://schemas.openxmlformats.org/officeDocument/2006/relationships/image" Target="media/image22.jpeg"/><Relationship Id="rId44" Type="http://schemas.openxmlformats.org/officeDocument/2006/relationships/image" Target="media/image35.gif"/><Relationship Id="rId52" Type="http://schemas.openxmlformats.org/officeDocument/2006/relationships/image" Target="media/image38.png"/><Relationship Id="rId60" Type="http://schemas.openxmlformats.org/officeDocument/2006/relationships/image" Target="media/image46.jpeg"/><Relationship Id="rId65" Type="http://schemas.openxmlformats.org/officeDocument/2006/relationships/image" Target="media/image51.jpeg"/><Relationship Id="rId73" Type="http://schemas.openxmlformats.org/officeDocument/2006/relationships/image" Target="media/image59.png"/><Relationship Id="rId78" Type="http://schemas.openxmlformats.org/officeDocument/2006/relationships/image" Target="media/image62.svg"/><Relationship Id="rId81" Type="http://schemas.openxmlformats.org/officeDocument/2006/relationships/image" Target="media/image63.png"/><Relationship Id="rId86" Type="http://schemas.openxmlformats.org/officeDocument/2006/relationships/image" Target="media/image66.svg"/><Relationship Id="rId94" Type="http://schemas.openxmlformats.org/officeDocument/2006/relationships/hyperlink" Target="https://sena-primo.hosted.exlibrisgroup.com/permalink/f/1j5choe/sena_elibroELB131606" TargetMode="External"/><Relationship Id="rId9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png"/><Relationship Id="rId34" Type="http://schemas.openxmlformats.org/officeDocument/2006/relationships/image" Target="media/image25.jpeg"/><Relationship Id="rId50" Type="http://schemas.openxmlformats.org/officeDocument/2006/relationships/diagramColors" Target="diagrams/colors1.xml"/><Relationship Id="rId55" Type="http://schemas.openxmlformats.org/officeDocument/2006/relationships/image" Target="media/image41.jpeg"/><Relationship Id="rId76" Type="http://schemas.openxmlformats.org/officeDocument/2006/relationships/image" Target="media/image600.svg"/><Relationship Id="rId97" Type="http://schemas.openxmlformats.org/officeDocument/2006/relationships/header" Target="header1.xml"/><Relationship Id="rId7" Type="http://schemas.openxmlformats.org/officeDocument/2006/relationships/comments" Target="comments.xml"/><Relationship Id="rId71" Type="http://schemas.openxmlformats.org/officeDocument/2006/relationships/image" Target="media/image57.png"/><Relationship Id="rId92" Type="http://schemas.openxmlformats.org/officeDocument/2006/relationships/hyperlink" Target="https://sena-primo.hosted.exlibrisgroup.com/permalink/f/q6j6k0/sena_ebooks0005090" TargetMode="External"/><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image" Target="media/image52.png"/><Relationship Id="rId87" Type="http://schemas.openxmlformats.org/officeDocument/2006/relationships/image" Target="media/image650.png"/><Relationship Id="rId61" Type="http://schemas.openxmlformats.org/officeDocument/2006/relationships/image" Target="media/image47.png"/><Relationship Id="rId82" Type="http://schemas.openxmlformats.org/officeDocument/2006/relationships/image" Target="media/image64.svg"/><Relationship Id="rId19" Type="http://schemas.openxmlformats.org/officeDocument/2006/relationships/image" Target="media/image10.jpeg"/><Relationship Id="rId14" Type="http://schemas.openxmlformats.org/officeDocument/2006/relationships/image" Target="media/image5.jpeg"/><Relationship Id="rId30" Type="http://schemas.openxmlformats.org/officeDocument/2006/relationships/image" Target="media/image21.jpeg"/><Relationship Id="rId35" Type="http://schemas.openxmlformats.org/officeDocument/2006/relationships/image" Target="media/image26.jpeg"/><Relationship Id="rId56" Type="http://schemas.openxmlformats.org/officeDocument/2006/relationships/image" Target="media/image42.jpeg"/><Relationship Id="rId77" Type="http://schemas.openxmlformats.org/officeDocument/2006/relationships/image" Target="media/image61.png"/><Relationship Id="rId100" Type="http://schemas.openxmlformats.org/officeDocument/2006/relationships/theme" Target="theme/theme1.xml"/><Relationship Id="rId8" Type="http://schemas.microsoft.com/office/2011/relationships/commentsExtended" Target="commentsExtended.xml"/><Relationship Id="rId51" Type="http://schemas.microsoft.com/office/2007/relationships/diagramDrawing" Target="diagrams/drawing1.xml"/><Relationship Id="rId72" Type="http://schemas.openxmlformats.org/officeDocument/2006/relationships/image" Target="media/image58.jpeg"/><Relationship Id="rId93" Type="http://schemas.openxmlformats.org/officeDocument/2006/relationships/hyperlink" Target="https://sena-primo.hosted.exlibrisgroup.com/permalink/f/1j5choe/sena_elibroELB85313" TargetMode="External"/><Relationship Id="rId98"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C8730B-9CAE-4FE1-868B-B54A4807B45E}" type="doc">
      <dgm:prSet loTypeId="urn:microsoft.com/office/officeart/2005/8/layout/pyramid1" loCatId="pyramid" qsTypeId="urn:microsoft.com/office/officeart/2005/8/quickstyle/simple1" qsCatId="simple" csTypeId="urn:microsoft.com/office/officeart/2005/8/colors/accent1_2" csCatId="accent1" phldr="1"/>
      <dgm:spPr/>
    </dgm:pt>
    <dgm:pt modelId="{2DC7CA0A-09F1-446A-832F-E99B6AE7EE0B}">
      <dgm:prSet phldrT="[Texto]" custT="1"/>
      <dgm:spPr/>
      <dgm:t>
        <a:bodyPr/>
        <a:lstStyle/>
        <a:p>
          <a:r>
            <a:rPr lang="es-ES" sz="1200">
              <a:latin typeface="Arial" panose="020B0604020202020204" pitchFamily="34" charset="0"/>
              <a:cs typeface="Arial" panose="020B0604020202020204" pitchFamily="34" charset="0"/>
            </a:rPr>
            <a:t>Aplicación</a:t>
          </a:r>
        </a:p>
      </dgm:t>
    </dgm:pt>
    <dgm:pt modelId="{0A602855-06AF-4390-977A-44E1961E4B98}" type="parTrans" cxnId="{37926B70-B32B-4C25-9F71-AE4DA0A17ABC}">
      <dgm:prSet/>
      <dgm:spPr/>
      <dgm:t>
        <a:bodyPr/>
        <a:lstStyle/>
        <a:p>
          <a:endParaRPr lang="es-ES" sz="1200"/>
        </a:p>
      </dgm:t>
    </dgm:pt>
    <dgm:pt modelId="{77CF9A42-98E1-4FF5-97E8-BCF18A782C73}" type="sibTrans" cxnId="{37926B70-B32B-4C25-9F71-AE4DA0A17ABC}">
      <dgm:prSet/>
      <dgm:spPr/>
      <dgm:t>
        <a:bodyPr/>
        <a:lstStyle/>
        <a:p>
          <a:endParaRPr lang="es-ES" sz="1200"/>
        </a:p>
      </dgm:t>
    </dgm:pt>
    <dgm:pt modelId="{672C5349-B694-428C-B0C1-1A5B2C689A09}">
      <dgm:prSet phldrT="[Texto]" custT="1"/>
      <dgm:spPr/>
      <dgm:t>
        <a:bodyPr/>
        <a:lstStyle/>
        <a:p>
          <a:r>
            <a:rPr lang="es-ES" sz="1200">
              <a:latin typeface="Arial" panose="020B0604020202020204" pitchFamily="34" charset="0"/>
              <a:cs typeface="Arial" panose="020B0604020202020204" pitchFamily="34" charset="0"/>
            </a:rPr>
            <a:t>Presentación</a:t>
          </a:r>
        </a:p>
      </dgm:t>
    </dgm:pt>
    <dgm:pt modelId="{B36D5319-F871-46A1-9660-04C68844F1D9}" type="parTrans" cxnId="{E7D04391-3ED1-4505-BA8A-397ED5948E03}">
      <dgm:prSet/>
      <dgm:spPr/>
      <dgm:t>
        <a:bodyPr/>
        <a:lstStyle/>
        <a:p>
          <a:endParaRPr lang="es-ES" sz="1200"/>
        </a:p>
      </dgm:t>
    </dgm:pt>
    <dgm:pt modelId="{C0DF5447-383C-4360-BF41-AA54EDE4CD49}" type="sibTrans" cxnId="{E7D04391-3ED1-4505-BA8A-397ED5948E03}">
      <dgm:prSet/>
      <dgm:spPr/>
      <dgm:t>
        <a:bodyPr/>
        <a:lstStyle/>
        <a:p>
          <a:endParaRPr lang="es-ES" sz="1200"/>
        </a:p>
      </dgm:t>
    </dgm:pt>
    <dgm:pt modelId="{D225A3DC-5170-4883-9206-26235AEA86AB}">
      <dgm:prSet phldrT="[Texto]" custT="1"/>
      <dgm:spPr/>
      <dgm:t>
        <a:bodyPr/>
        <a:lstStyle/>
        <a:p>
          <a:r>
            <a:rPr lang="es-ES" sz="1200">
              <a:latin typeface="Arial" panose="020B0604020202020204" pitchFamily="34" charset="0"/>
              <a:cs typeface="Arial" panose="020B0604020202020204" pitchFamily="34" charset="0"/>
            </a:rPr>
            <a:t>Sesión</a:t>
          </a:r>
        </a:p>
      </dgm:t>
    </dgm:pt>
    <dgm:pt modelId="{1C3B30E6-769C-4BDC-BBBD-953F79F75FF1}" type="parTrans" cxnId="{6F3DFFBE-325D-439A-B868-7C4E0CBB7F72}">
      <dgm:prSet/>
      <dgm:spPr/>
      <dgm:t>
        <a:bodyPr/>
        <a:lstStyle/>
        <a:p>
          <a:endParaRPr lang="es-ES" sz="1200"/>
        </a:p>
      </dgm:t>
    </dgm:pt>
    <dgm:pt modelId="{CE97E0AF-230F-4904-8EED-2ADED95159D4}" type="sibTrans" cxnId="{6F3DFFBE-325D-439A-B868-7C4E0CBB7F72}">
      <dgm:prSet/>
      <dgm:spPr/>
      <dgm:t>
        <a:bodyPr/>
        <a:lstStyle/>
        <a:p>
          <a:endParaRPr lang="es-ES" sz="1200"/>
        </a:p>
      </dgm:t>
    </dgm:pt>
    <dgm:pt modelId="{2FA660DA-E98C-44C6-A896-A52C5BB3D2E9}">
      <dgm:prSet phldrT="[Texto]" custT="1"/>
      <dgm:spPr/>
      <dgm:t>
        <a:bodyPr/>
        <a:lstStyle/>
        <a:p>
          <a:r>
            <a:rPr lang="es-ES" sz="1200">
              <a:latin typeface="Arial" panose="020B0604020202020204" pitchFamily="34" charset="0"/>
              <a:cs typeface="Arial" panose="020B0604020202020204" pitchFamily="34" charset="0"/>
            </a:rPr>
            <a:t>Físico</a:t>
          </a:r>
        </a:p>
      </dgm:t>
    </dgm:pt>
    <dgm:pt modelId="{45E46B7D-40EA-42F2-96C1-028D3DDD73A4}" type="parTrans" cxnId="{C6B176C7-2CD0-4BC4-B149-1D360D155703}">
      <dgm:prSet/>
      <dgm:spPr/>
      <dgm:t>
        <a:bodyPr/>
        <a:lstStyle/>
        <a:p>
          <a:endParaRPr lang="es-ES" sz="1200"/>
        </a:p>
      </dgm:t>
    </dgm:pt>
    <dgm:pt modelId="{6C6BAF1B-148E-4DA7-A64C-6AFE41073114}" type="sibTrans" cxnId="{C6B176C7-2CD0-4BC4-B149-1D360D155703}">
      <dgm:prSet/>
      <dgm:spPr/>
      <dgm:t>
        <a:bodyPr/>
        <a:lstStyle/>
        <a:p>
          <a:endParaRPr lang="es-ES" sz="1200"/>
        </a:p>
      </dgm:t>
    </dgm:pt>
    <dgm:pt modelId="{686098DB-0A3B-4C39-9A52-2CF5EE7E267A}">
      <dgm:prSet phldrT="[Texto]" custT="1"/>
      <dgm:spPr/>
      <dgm:t>
        <a:bodyPr/>
        <a:lstStyle/>
        <a:p>
          <a:r>
            <a:rPr lang="es-ES" sz="1200">
              <a:latin typeface="Arial" panose="020B0604020202020204" pitchFamily="34" charset="0"/>
              <a:cs typeface="Arial" panose="020B0604020202020204" pitchFamily="34" charset="0"/>
            </a:rPr>
            <a:t>Trasporte</a:t>
          </a:r>
        </a:p>
      </dgm:t>
    </dgm:pt>
    <dgm:pt modelId="{B5486B3A-A80E-4F83-8CCA-0CFFD129729E}" type="parTrans" cxnId="{8F7ABDC8-EBC2-48C6-8A61-81152C59226B}">
      <dgm:prSet/>
      <dgm:spPr/>
      <dgm:t>
        <a:bodyPr/>
        <a:lstStyle/>
        <a:p>
          <a:endParaRPr lang="es-ES" sz="1200"/>
        </a:p>
      </dgm:t>
    </dgm:pt>
    <dgm:pt modelId="{B9DCD461-6059-47A9-8453-D8E793DB99F0}" type="sibTrans" cxnId="{8F7ABDC8-EBC2-48C6-8A61-81152C59226B}">
      <dgm:prSet/>
      <dgm:spPr/>
      <dgm:t>
        <a:bodyPr/>
        <a:lstStyle/>
        <a:p>
          <a:endParaRPr lang="es-ES" sz="1200"/>
        </a:p>
      </dgm:t>
    </dgm:pt>
    <dgm:pt modelId="{A5C78191-0662-4EE7-BAB1-984BD6B0036A}">
      <dgm:prSet phldrT="[Texto]" custT="1"/>
      <dgm:spPr/>
      <dgm:t>
        <a:bodyPr/>
        <a:lstStyle/>
        <a:p>
          <a:r>
            <a:rPr lang="es-ES" sz="1200">
              <a:latin typeface="Arial" panose="020B0604020202020204" pitchFamily="34" charset="0"/>
              <a:cs typeface="Arial" panose="020B0604020202020204" pitchFamily="34" charset="0"/>
            </a:rPr>
            <a:t>Red</a:t>
          </a:r>
        </a:p>
      </dgm:t>
    </dgm:pt>
    <dgm:pt modelId="{9CF90228-0207-49E6-918B-701B69F53C62}" type="parTrans" cxnId="{0472E540-586C-4872-BE86-70A1DB674389}">
      <dgm:prSet/>
      <dgm:spPr/>
      <dgm:t>
        <a:bodyPr/>
        <a:lstStyle/>
        <a:p>
          <a:endParaRPr lang="es-ES" sz="1200"/>
        </a:p>
      </dgm:t>
    </dgm:pt>
    <dgm:pt modelId="{08373D9D-CE60-466F-B91D-7759234754AD}" type="sibTrans" cxnId="{0472E540-586C-4872-BE86-70A1DB674389}">
      <dgm:prSet/>
      <dgm:spPr/>
      <dgm:t>
        <a:bodyPr/>
        <a:lstStyle/>
        <a:p>
          <a:endParaRPr lang="es-ES" sz="1200"/>
        </a:p>
      </dgm:t>
    </dgm:pt>
    <dgm:pt modelId="{AAA446CC-4A9F-43FC-84C0-49E886935FB3}">
      <dgm:prSet phldrT="[Texto]" custT="1"/>
      <dgm:spPr/>
      <dgm:t>
        <a:bodyPr/>
        <a:lstStyle/>
        <a:p>
          <a:r>
            <a:rPr lang="es-ES" sz="1200">
              <a:latin typeface="Arial" panose="020B0604020202020204" pitchFamily="34" charset="0"/>
              <a:cs typeface="Arial" panose="020B0604020202020204" pitchFamily="34" charset="0"/>
            </a:rPr>
            <a:t>Enlace </a:t>
          </a:r>
        </a:p>
      </dgm:t>
    </dgm:pt>
    <dgm:pt modelId="{EFDA5FFB-AB20-47C8-B14E-E741D86E39F5}" type="parTrans" cxnId="{DBDB16F5-8EF0-4D73-8A50-5FD4A90F21A1}">
      <dgm:prSet/>
      <dgm:spPr/>
      <dgm:t>
        <a:bodyPr/>
        <a:lstStyle/>
        <a:p>
          <a:endParaRPr lang="es-ES" sz="1200"/>
        </a:p>
      </dgm:t>
    </dgm:pt>
    <dgm:pt modelId="{5A0A09A2-1997-41F4-8A64-3A0BA7FFE29B}" type="sibTrans" cxnId="{DBDB16F5-8EF0-4D73-8A50-5FD4A90F21A1}">
      <dgm:prSet/>
      <dgm:spPr/>
      <dgm:t>
        <a:bodyPr/>
        <a:lstStyle/>
        <a:p>
          <a:endParaRPr lang="es-ES" sz="1200"/>
        </a:p>
      </dgm:t>
    </dgm:pt>
    <dgm:pt modelId="{C01E8EA7-ADCB-47F7-9713-6EB401488EB0}" type="pres">
      <dgm:prSet presAssocID="{04C8730B-9CAE-4FE1-868B-B54A4807B45E}" presName="Name0" presStyleCnt="0">
        <dgm:presLayoutVars>
          <dgm:dir/>
          <dgm:animLvl val="lvl"/>
          <dgm:resizeHandles val="exact"/>
        </dgm:presLayoutVars>
      </dgm:prSet>
      <dgm:spPr/>
    </dgm:pt>
    <dgm:pt modelId="{61EADCFD-4962-4E6D-8ADD-9311672A7408}" type="pres">
      <dgm:prSet presAssocID="{2DC7CA0A-09F1-446A-832F-E99B6AE7EE0B}" presName="Name8" presStyleCnt="0"/>
      <dgm:spPr/>
    </dgm:pt>
    <dgm:pt modelId="{CE259148-E297-4D4D-BA4A-7010E275DAFA}" type="pres">
      <dgm:prSet presAssocID="{2DC7CA0A-09F1-446A-832F-E99B6AE7EE0B}" presName="level" presStyleLbl="node1" presStyleIdx="0" presStyleCnt="7">
        <dgm:presLayoutVars>
          <dgm:chMax val="1"/>
          <dgm:bulletEnabled val="1"/>
        </dgm:presLayoutVars>
      </dgm:prSet>
      <dgm:spPr/>
    </dgm:pt>
    <dgm:pt modelId="{1F4A70EE-688E-4E15-A5A0-76577F1491D0}" type="pres">
      <dgm:prSet presAssocID="{2DC7CA0A-09F1-446A-832F-E99B6AE7EE0B}" presName="levelTx" presStyleLbl="revTx" presStyleIdx="0" presStyleCnt="0">
        <dgm:presLayoutVars>
          <dgm:chMax val="1"/>
          <dgm:bulletEnabled val="1"/>
        </dgm:presLayoutVars>
      </dgm:prSet>
      <dgm:spPr/>
    </dgm:pt>
    <dgm:pt modelId="{F29D6B2E-B1A1-4A8D-B9EF-4EB6FE751D5D}" type="pres">
      <dgm:prSet presAssocID="{672C5349-B694-428C-B0C1-1A5B2C689A09}" presName="Name8" presStyleCnt="0"/>
      <dgm:spPr/>
    </dgm:pt>
    <dgm:pt modelId="{B9898D36-12F1-47A8-8F57-2E5BB967A79C}" type="pres">
      <dgm:prSet presAssocID="{672C5349-B694-428C-B0C1-1A5B2C689A09}" presName="level" presStyleLbl="node1" presStyleIdx="1" presStyleCnt="7">
        <dgm:presLayoutVars>
          <dgm:chMax val="1"/>
          <dgm:bulletEnabled val="1"/>
        </dgm:presLayoutVars>
      </dgm:prSet>
      <dgm:spPr/>
    </dgm:pt>
    <dgm:pt modelId="{39A509DE-4153-4238-803F-A3C0B199198C}" type="pres">
      <dgm:prSet presAssocID="{672C5349-B694-428C-B0C1-1A5B2C689A09}" presName="levelTx" presStyleLbl="revTx" presStyleIdx="0" presStyleCnt="0">
        <dgm:presLayoutVars>
          <dgm:chMax val="1"/>
          <dgm:bulletEnabled val="1"/>
        </dgm:presLayoutVars>
      </dgm:prSet>
      <dgm:spPr/>
    </dgm:pt>
    <dgm:pt modelId="{8ED793B3-04BE-41D2-A998-A2C4DC862A60}" type="pres">
      <dgm:prSet presAssocID="{D225A3DC-5170-4883-9206-26235AEA86AB}" presName="Name8" presStyleCnt="0"/>
      <dgm:spPr/>
    </dgm:pt>
    <dgm:pt modelId="{EAB31CA4-1F76-4BB2-82E2-42674CB08765}" type="pres">
      <dgm:prSet presAssocID="{D225A3DC-5170-4883-9206-26235AEA86AB}" presName="level" presStyleLbl="node1" presStyleIdx="2" presStyleCnt="7">
        <dgm:presLayoutVars>
          <dgm:chMax val="1"/>
          <dgm:bulletEnabled val="1"/>
        </dgm:presLayoutVars>
      </dgm:prSet>
      <dgm:spPr/>
    </dgm:pt>
    <dgm:pt modelId="{2CA6FF46-1B87-4C9B-A364-191185DB3663}" type="pres">
      <dgm:prSet presAssocID="{D225A3DC-5170-4883-9206-26235AEA86AB}" presName="levelTx" presStyleLbl="revTx" presStyleIdx="0" presStyleCnt="0">
        <dgm:presLayoutVars>
          <dgm:chMax val="1"/>
          <dgm:bulletEnabled val="1"/>
        </dgm:presLayoutVars>
      </dgm:prSet>
      <dgm:spPr/>
    </dgm:pt>
    <dgm:pt modelId="{D2C1D889-A69B-4ED4-863F-8EA5FB16DA93}" type="pres">
      <dgm:prSet presAssocID="{686098DB-0A3B-4C39-9A52-2CF5EE7E267A}" presName="Name8" presStyleCnt="0"/>
      <dgm:spPr/>
    </dgm:pt>
    <dgm:pt modelId="{37B216BD-9CF1-4AFA-88DE-D766BBFF1CE7}" type="pres">
      <dgm:prSet presAssocID="{686098DB-0A3B-4C39-9A52-2CF5EE7E267A}" presName="level" presStyleLbl="node1" presStyleIdx="3" presStyleCnt="7">
        <dgm:presLayoutVars>
          <dgm:chMax val="1"/>
          <dgm:bulletEnabled val="1"/>
        </dgm:presLayoutVars>
      </dgm:prSet>
      <dgm:spPr/>
    </dgm:pt>
    <dgm:pt modelId="{E7F4D844-B6C7-4A37-A094-B58391ABE6C5}" type="pres">
      <dgm:prSet presAssocID="{686098DB-0A3B-4C39-9A52-2CF5EE7E267A}" presName="levelTx" presStyleLbl="revTx" presStyleIdx="0" presStyleCnt="0">
        <dgm:presLayoutVars>
          <dgm:chMax val="1"/>
          <dgm:bulletEnabled val="1"/>
        </dgm:presLayoutVars>
      </dgm:prSet>
      <dgm:spPr/>
    </dgm:pt>
    <dgm:pt modelId="{BBE5C26D-6DA2-40D8-B513-8AE513F4EF89}" type="pres">
      <dgm:prSet presAssocID="{A5C78191-0662-4EE7-BAB1-984BD6B0036A}" presName="Name8" presStyleCnt="0"/>
      <dgm:spPr/>
    </dgm:pt>
    <dgm:pt modelId="{D8A1F4FF-5A5D-4ACE-A32A-B3CBB9A3AA87}" type="pres">
      <dgm:prSet presAssocID="{A5C78191-0662-4EE7-BAB1-984BD6B0036A}" presName="level" presStyleLbl="node1" presStyleIdx="4" presStyleCnt="7">
        <dgm:presLayoutVars>
          <dgm:chMax val="1"/>
          <dgm:bulletEnabled val="1"/>
        </dgm:presLayoutVars>
      </dgm:prSet>
      <dgm:spPr/>
    </dgm:pt>
    <dgm:pt modelId="{678F2785-CA34-45E8-9043-B4B95DED3B4E}" type="pres">
      <dgm:prSet presAssocID="{A5C78191-0662-4EE7-BAB1-984BD6B0036A}" presName="levelTx" presStyleLbl="revTx" presStyleIdx="0" presStyleCnt="0">
        <dgm:presLayoutVars>
          <dgm:chMax val="1"/>
          <dgm:bulletEnabled val="1"/>
        </dgm:presLayoutVars>
      </dgm:prSet>
      <dgm:spPr/>
    </dgm:pt>
    <dgm:pt modelId="{6AA7E8B6-E91D-437C-A083-A9C045D48241}" type="pres">
      <dgm:prSet presAssocID="{AAA446CC-4A9F-43FC-84C0-49E886935FB3}" presName="Name8" presStyleCnt="0"/>
      <dgm:spPr/>
    </dgm:pt>
    <dgm:pt modelId="{55D98099-2954-404A-A9DC-456F4B6FDDBA}" type="pres">
      <dgm:prSet presAssocID="{AAA446CC-4A9F-43FC-84C0-49E886935FB3}" presName="level" presStyleLbl="node1" presStyleIdx="5" presStyleCnt="7">
        <dgm:presLayoutVars>
          <dgm:chMax val="1"/>
          <dgm:bulletEnabled val="1"/>
        </dgm:presLayoutVars>
      </dgm:prSet>
      <dgm:spPr/>
    </dgm:pt>
    <dgm:pt modelId="{3F77FF7F-5751-4811-9141-8437574B2A32}" type="pres">
      <dgm:prSet presAssocID="{AAA446CC-4A9F-43FC-84C0-49E886935FB3}" presName="levelTx" presStyleLbl="revTx" presStyleIdx="0" presStyleCnt="0">
        <dgm:presLayoutVars>
          <dgm:chMax val="1"/>
          <dgm:bulletEnabled val="1"/>
        </dgm:presLayoutVars>
      </dgm:prSet>
      <dgm:spPr/>
    </dgm:pt>
    <dgm:pt modelId="{5A4DF10B-B30E-43D2-8D2E-BE148B0CB57C}" type="pres">
      <dgm:prSet presAssocID="{2FA660DA-E98C-44C6-A896-A52C5BB3D2E9}" presName="Name8" presStyleCnt="0"/>
      <dgm:spPr/>
    </dgm:pt>
    <dgm:pt modelId="{D9EDE7FE-0C2D-4361-83F6-5054C268C7BA}" type="pres">
      <dgm:prSet presAssocID="{2FA660DA-E98C-44C6-A896-A52C5BB3D2E9}" presName="level" presStyleLbl="node1" presStyleIdx="6" presStyleCnt="7">
        <dgm:presLayoutVars>
          <dgm:chMax val="1"/>
          <dgm:bulletEnabled val="1"/>
        </dgm:presLayoutVars>
      </dgm:prSet>
      <dgm:spPr/>
    </dgm:pt>
    <dgm:pt modelId="{DA67C0D7-FAA7-4367-87E9-44B46523F773}" type="pres">
      <dgm:prSet presAssocID="{2FA660DA-E98C-44C6-A896-A52C5BB3D2E9}" presName="levelTx" presStyleLbl="revTx" presStyleIdx="0" presStyleCnt="0">
        <dgm:presLayoutVars>
          <dgm:chMax val="1"/>
          <dgm:bulletEnabled val="1"/>
        </dgm:presLayoutVars>
      </dgm:prSet>
      <dgm:spPr/>
    </dgm:pt>
  </dgm:ptLst>
  <dgm:cxnLst>
    <dgm:cxn modelId="{CA2B4F11-A12D-4487-9E18-7DCF044A59E0}" type="presOf" srcId="{AAA446CC-4A9F-43FC-84C0-49E886935FB3}" destId="{3F77FF7F-5751-4811-9141-8437574B2A32}" srcOrd="1" destOrd="0" presId="urn:microsoft.com/office/officeart/2005/8/layout/pyramid1"/>
    <dgm:cxn modelId="{AFD31626-6B31-435D-9F3D-485382B78463}" type="presOf" srcId="{2FA660DA-E98C-44C6-A896-A52C5BB3D2E9}" destId="{DA67C0D7-FAA7-4367-87E9-44B46523F773}" srcOrd="1" destOrd="0" presId="urn:microsoft.com/office/officeart/2005/8/layout/pyramid1"/>
    <dgm:cxn modelId="{3491A92E-0F3B-4EEC-8A8C-8E6F7FEE563C}" type="presOf" srcId="{D225A3DC-5170-4883-9206-26235AEA86AB}" destId="{2CA6FF46-1B87-4C9B-A364-191185DB3663}" srcOrd="1" destOrd="0" presId="urn:microsoft.com/office/officeart/2005/8/layout/pyramid1"/>
    <dgm:cxn modelId="{0472E540-586C-4872-BE86-70A1DB674389}" srcId="{04C8730B-9CAE-4FE1-868B-B54A4807B45E}" destId="{A5C78191-0662-4EE7-BAB1-984BD6B0036A}" srcOrd="4" destOrd="0" parTransId="{9CF90228-0207-49E6-918B-701B69F53C62}" sibTransId="{08373D9D-CE60-466F-B91D-7759234754AD}"/>
    <dgm:cxn modelId="{356C5E67-5CE1-4140-8C9B-4405E6129A90}" type="presOf" srcId="{686098DB-0A3B-4C39-9A52-2CF5EE7E267A}" destId="{E7F4D844-B6C7-4A37-A094-B58391ABE6C5}" srcOrd="1" destOrd="0" presId="urn:microsoft.com/office/officeart/2005/8/layout/pyramid1"/>
    <dgm:cxn modelId="{7991594C-1BB5-4301-A030-EAB076F5B476}" type="presOf" srcId="{2DC7CA0A-09F1-446A-832F-E99B6AE7EE0B}" destId="{1F4A70EE-688E-4E15-A5A0-76577F1491D0}" srcOrd="1" destOrd="0" presId="urn:microsoft.com/office/officeart/2005/8/layout/pyramid1"/>
    <dgm:cxn modelId="{9D28D64E-94B6-4D43-854B-4EEB302AFC49}" type="presOf" srcId="{672C5349-B694-428C-B0C1-1A5B2C689A09}" destId="{B9898D36-12F1-47A8-8F57-2E5BB967A79C}" srcOrd="0" destOrd="0" presId="urn:microsoft.com/office/officeart/2005/8/layout/pyramid1"/>
    <dgm:cxn modelId="{37926B70-B32B-4C25-9F71-AE4DA0A17ABC}" srcId="{04C8730B-9CAE-4FE1-868B-B54A4807B45E}" destId="{2DC7CA0A-09F1-446A-832F-E99B6AE7EE0B}" srcOrd="0" destOrd="0" parTransId="{0A602855-06AF-4390-977A-44E1961E4B98}" sibTransId="{77CF9A42-98E1-4FF5-97E8-BCF18A782C73}"/>
    <dgm:cxn modelId="{8FD7357A-D750-484C-8AF9-51266EAB7BA6}" type="presOf" srcId="{2DC7CA0A-09F1-446A-832F-E99B6AE7EE0B}" destId="{CE259148-E297-4D4D-BA4A-7010E275DAFA}" srcOrd="0" destOrd="0" presId="urn:microsoft.com/office/officeart/2005/8/layout/pyramid1"/>
    <dgm:cxn modelId="{C881847F-56EF-492A-824F-24BF0BBE6B73}" type="presOf" srcId="{686098DB-0A3B-4C39-9A52-2CF5EE7E267A}" destId="{37B216BD-9CF1-4AFA-88DE-D766BBFF1CE7}" srcOrd="0" destOrd="0" presId="urn:microsoft.com/office/officeart/2005/8/layout/pyramid1"/>
    <dgm:cxn modelId="{AF4C1F86-4906-4AE0-B3D4-10C918218DFC}" type="presOf" srcId="{672C5349-B694-428C-B0C1-1A5B2C689A09}" destId="{39A509DE-4153-4238-803F-A3C0B199198C}" srcOrd="1" destOrd="0" presId="urn:microsoft.com/office/officeart/2005/8/layout/pyramid1"/>
    <dgm:cxn modelId="{E7D04391-3ED1-4505-BA8A-397ED5948E03}" srcId="{04C8730B-9CAE-4FE1-868B-B54A4807B45E}" destId="{672C5349-B694-428C-B0C1-1A5B2C689A09}" srcOrd="1" destOrd="0" parTransId="{B36D5319-F871-46A1-9660-04C68844F1D9}" sibTransId="{C0DF5447-383C-4360-BF41-AA54EDE4CD49}"/>
    <dgm:cxn modelId="{9712B29C-4916-4C28-9EC5-D077A77DCABC}" type="presOf" srcId="{A5C78191-0662-4EE7-BAB1-984BD6B0036A}" destId="{D8A1F4FF-5A5D-4ACE-A32A-B3CBB9A3AA87}" srcOrd="0" destOrd="0" presId="urn:microsoft.com/office/officeart/2005/8/layout/pyramid1"/>
    <dgm:cxn modelId="{6F3DFFBE-325D-439A-B868-7C4E0CBB7F72}" srcId="{04C8730B-9CAE-4FE1-868B-B54A4807B45E}" destId="{D225A3DC-5170-4883-9206-26235AEA86AB}" srcOrd="2" destOrd="0" parTransId="{1C3B30E6-769C-4BDC-BBBD-953F79F75FF1}" sibTransId="{CE97E0AF-230F-4904-8EED-2ADED95159D4}"/>
    <dgm:cxn modelId="{0273DDC2-DCD0-48C2-AB7C-1ABA647359F8}" type="presOf" srcId="{AAA446CC-4A9F-43FC-84C0-49E886935FB3}" destId="{55D98099-2954-404A-A9DC-456F4B6FDDBA}" srcOrd="0" destOrd="0" presId="urn:microsoft.com/office/officeart/2005/8/layout/pyramid1"/>
    <dgm:cxn modelId="{C6B176C7-2CD0-4BC4-B149-1D360D155703}" srcId="{04C8730B-9CAE-4FE1-868B-B54A4807B45E}" destId="{2FA660DA-E98C-44C6-A896-A52C5BB3D2E9}" srcOrd="6" destOrd="0" parTransId="{45E46B7D-40EA-42F2-96C1-028D3DDD73A4}" sibTransId="{6C6BAF1B-148E-4DA7-A64C-6AFE41073114}"/>
    <dgm:cxn modelId="{8F7ABDC8-EBC2-48C6-8A61-81152C59226B}" srcId="{04C8730B-9CAE-4FE1-868B-B54A4807B45E}" destId="{686098DB-0A3B-4C39-9A52-2CF5EE7E267A}" srcOrd="3" destOrd="0" parTransId="{B5486B3A-A80E-4F83-8CCA-0CFFD129729E}" sibTransId="{B9DCD461-6059-47A9-8453-D8E793DB99F0}"/>
    <dgm:cxn modelId="{C7FE06D0-372F-48F0-9064-E09671A0B2C5}" type="presOf" srcId="{04C8730B-9CAE-4FE1-868B-B54A4807B45E}" destId="{C01E8EA7-ADCB-47F7-9713-6EB401488EB0}" srcOrd="0" destOrd="0" presId="urn:microsoft.com/office/officeart/2005/8/layout/pyramid1"/>
    <dgm:cxn modelId="{DFE0ABD4-14D1-4601-BF8E-D42651831E39}" type="presOf" srcId="{A5C78191-0662-4EE7-BAB1-984BD6B0036A}" destId="{678F2785-CA34-45E8-9043-B4B95DED3B4E}" srcOrd="1" destOrd="0" presId="urn:microsoft.com/office/officeart/2005/8/layout/pyramid1"/>
    <dgm:cxn modelId="{8F1FD1DA-180F-427B-93DE-FC531E9CFD61}" type="presOf" srcId="{D225A3DC-5170-4883-9206-26235AEA86AB}" destId="{EAB31CA4-1F76-4BB2-82E2-42674CB08765}" srcOrd="0" destOrd="0" presId="urn:microsoft.com/office/officeart/2005/8/layout/pyramid1"/>
    <dgm:cxn modelId="{BDE3BBE0-21A9-4A1D-9C49-FD2C35841D35}" type="presOf" srcId="{2FA660DA-E98C-44C6-A896-A52C5BB3D2E9}" destId="{D9EDE7FE-0C2D-4361-83F6-5054C268C7BA}" srcOrd="0" destOrd="0" presId="urn:microsoft.com/office/officeart/2005/8/layout/pyramid1"/>
    <dgm:cxn modelId="{DBDB16F5-8EF0-4D73-8A50-5FD4A90F21A1}" srcId="{04C8730B-9CAE-4FE1-868B-B54A4807B45E}" destId="{AAA446CC-4A9F-43FC-84C0-49E886935FB3}" srcOrd="5" destOrd="0" parTransId="{EFDA5FFB-AB20-47C8-B14E-E741D86E39F5}" sibTransId="{5A0A09A2-1997-41F4-8A64-3A0BA7FFE29B}"/>
    <dgm:cxn modelId="{55A4E705-7777-48EF-9025-B829EBDD9BBC}" type="presParOf" srcId="{C01E8EA7-ADCB-47F7-9713-6EB401488EB0}" destId="{61EADCFD-4962-4E6D-8ADD-9311672A7408}" srcOrd="0" destOrd="0" presId="urn:microsoft.com/office/officeart/2005/8/layout/pyramid1"/>
    <dgm:cxn modelId="{F4BA2C8D-6F7A-459D-AF2A-CAE5D83D6865}" type="presParOf" srcId="{61EADCFD-4962-4E6D-8ADD-9311672A7408}" destId="{CE259148-E297-4D4D-BA4A-7010E275DAFA}" srcOrd="0" destOrd="0" presId="urn:microsoft.com/office/officeart/2005/8/layout/pyramid1"/>
    <dgm:cxn modelId="{C0E3F64B-D7A0-462E-95B9-28BE5E7F55DC}" type="presParOf" srcId="{61EADCFD-4962-4E6D-8ADD-9311672A7408}" destId="{1F4A70EE-688E-4E15-A5A0-76577F1491D0}" srcOrd="1" destOrd="0" presId="urn:microsoft.com/office/officeart/2005/8/layout/pyramid1"/>
    <dgm:cxn modelId="{2BC090DE-C58F-4442-8FD1-5184B29AE914}" type="presParOf" srcId="{C01E8EA7-ADCB-47F7-9713-6EB401488EB0}" destId="{F29D6B2E-B1A1-4A8D-B9EF-4EB6FE751D5D}" srcOrd="1" destOrd="0" presId="urn:microsoft.com/office/officeart/2005/8/layout/pyramid1"/>
    <dgm:cxn modelId="{20F6351C-9E2B-4F07-976E-641656364D1E}" type="presParOf" srcId="{F29D6B2E-B1A1-4A8D-B9EF-4EB6FE751D5D}" destId="{B9898D36-12F1-47A8-8F57-2E5BB967A79C}" srcOrd="0" destOrd="0" presId="urn:microsoft.com/office/officeart/2005/8/layout/pyramid1"/>
    <dgm:cxn modelId="{79F5363A-AAA9-4364-8D84-69EF0638DAB1}" type="presParOf" srcId="{F29D6B2E-B1A1-4A8D-B9EF-4EB6FE751D5D}" destId="{39A509DE-4153-4238-803F-A3C0B199198C}" srcOrd="1" destOrd="0" presId="urn:microsoft.com/office/officeart/2005/8/layout/pyramid1"/>
    <dgm:cxn modelId="{5AB99CB6-4E70-4BBB-B3C2-D0EA32A93556}" type="presParOf" srcId="{C01E8EA7-ADCB-47F7-9713-6EB401488EB0}" destId="{8ED793B3-04BE-41D2-A998-A2C4DC862A60}" srcOrd="2" destOrd="0" presId="urn:microsoft.com/office/officeart/2005/8/layout/pyramid1"/>
    <dgm:cxn modelId="{9DA1536A-EDCF-40C9-840C-E5DB249B221E}" type="presParOf" srcId="{8ED793B3-04BE-41D2-A998-A2C4DC862A60}" destId="{EAB31CA4-1F76-4BB2-82E2-42674CB08765}" srcOrd="0" destOrd="0" presId="urn:microsoft.com/office/officeart/2005/8/layout/pyramid1"/>
    <dgm:cxn modelId="{8299B3DC-AA2A-424D-8C28-49CFFD9F6DDE}" type="presParOf" srcId="{8ED793B3-04BE-41D2-A998-A2C4DC862A60}" destId="{2CA6FF46-1B87-4C9B-A364-191185DB3663}" srcOrd="1" destOrd="0" presId="urn:microsoft.com/office/officeart/2005/8/layout/pyramid1"/>
    <dgm:cxn modelId="{5E79E673-56CF-4E99-A319-DF8EB3111A1F}" type="presParOf" srcId="{C01E8EA7-ADCB-47F7-9713-6EB401488EB0}" destId="{D2C1D889-A69B-4ED4-863F-8EA5FB16DA93}" srcOrd="3" destOrd="0" presId="urn:microsoft.com/office/officeart/2005/8/layout/pyramid1"/>
    <dgm:cxn modelId="{B8649787-5E3C-465A-B060-C1B7D55960F6}" type="presParOf" srcId="{D2C1D889-A69B-4ED4-863F-8EA5FB16DA93}" destId="{37B216BD-9CF1-4AFA-88DE-D766BBFF1CE7}" srcOrd="0" destOrd="0" presId="urn:microsoft.com/office/officeart/2005/8/layout/pyramid1"/>
    <dgm:cxn modelId="{7EF5172C-26B5-4B88-93A1-2D63D3EABF6E}" type="presParOf" srcId="{D2C1D889-A69B-4ED4-863F-8EA5FB16DA93}" destId="{E7F4D844-B6C7-4A37-A094-B58391ABE6C5}" srcOrd="1" destOrd="0" presId="urn:microsoft.com/office/officeart/2005/8/layout/pyramid1"/>
    <dgm:cxn modelId="{9948D292-B9DF-4D15-AA08-61087867713E}" type="presParOf" srcId="{C01E8EA7-ADCB-47F7-9713-6EB401488EB0}" destId="{BBE5C26D-6DA2-40D8-B513-8AE513F4EF89}" srcOrd="4" destOrd="0" presId="urn:microsoft.com/office/officeart/2005/8/layout/pyramid1"/>
    <dgm:cxn modelId="{51A9A699-CC35-4FA3-A0B0-5564BACD494D}" type="presParOf" srcId="{BBE5C26D-6DA2-40D8-B513-8AE513F4EF89}" destId="{D8A1F4FF-5A5D-4ACE-A32A-B3CBB9A3AA87}" srcOrd="0" destOrd="0" presId="urn:microsoft.com/office/officeart/2005/8/layout/pyramid1"/>
    <dgm:cxn modelId="{2E6AAE40-E63A-48C6-801F-3528EE52FF1B}" type="presParOf" srcId="{BBE5C26D-6DA2-40D8-B513-8AE513F4EF89}" destId="{678F2785-CA34-45E8-9043-B4B95DED3B4E}" srcOrd="1" destOrd="0" presId="urn:microsoft.com/office/officeart/2005/8/layout/pyramid1"/>
    <dgm:cxn modelId="{C0B04774-C8BC-4044-9B47-709F4D0C3120}" type="presParOf" srcId="{C01E8EA7-ADCB-47F7-9713-6EB401488EB0}" destId="{6AA7E8B6-E91D-437C-A083-A9C045D48241}" srcOrd="5" destOrd="0" presId="urn:microsoft.com/office/officeart/2005/8/layout/pyramid1"/>
    <dgm:cxn modelId="{137FAE89-BFCA-4198-A717-6311C34BF13F}" type="presParOf" srcId="{6AA7E8B6-E91D-437C-A083-A9C045D48241}" destId="{55D98099-2954-404A-A9DC-456F4B6FDDBA}" srcOrd="0" destOrd="0" presId="urn:microsoft.com/office/officeart/2005/8/layout/pyramid1"/>
    <dgm:cxn modelId="{E30110BE-16C3-49A3-9A11-36D916E43B11}" type="presParOf" srcId="{6AA7E8B6-E91D-437C-A083-A9C045D48241}" destId="{3F77FF7F-5751-4811-9141-8437574B2A32}" srcOrd="1" destOrd="0" presId="urn:microsoft.com/office/officeart/2005/8/layout/pyramid1"/>
    <dgm:cxn modelId="{16F3A34A-5D13-4B3D-B646-7A7C2391E2B9}" type="presParOf" srcId="{C01E8EA7-ADCB-47F7-9713-6EB401488EB0}" destId="{5A4DF10B-B30E-43D2-8D2E-BE148B0CB57C}" srcOrd="6" destOrd="0" presId="urn:microsoft.com/office/officeart/2005/8/layout/pyramid1"/>
    <dgm:cxn modelId="{6E4F48CA-610B-435B-9508-2DA566440850}" type="presParOf" srcId="{5A4DF10B-B30E-43D2-8D2E-BE148B0CB57C}" destId="{D9EDE7FE-0C2D-4361-83F6-5054C268C7BA}" srcOrd="0" destOrd="0" presId="urn:microsoft.com/office/officeart/2005/8/layout/pyramid1"/>
    <dgm:cxn modelId="{68C6710D-0A3E-4A95-9D63-C93B21B95051}" type="presParOf" srcId="{5A4DF10B-B30E-43D2-8D2E-BE148B0CB57C}" destId="{DA67C0D7-FAA7-4367-87E9-44B46523F773}" srcOrd="1" destOrd="0" presId="urn:microsoft.com/office/officeart/2005/8/layout/pyramid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259148-E297-4D4D-BA4A-7010E275DAFA}">
      <dsp:nvSpPr>
        <dsp:cNvPr id="0" name=""/>
        <dsp:cNvSpPr/>
      </dsp:nvSpPr>
      <dsp:spPr>
        <a:xfrm>
          <a:off x="2351314" y="0"/>
          <a:ext cx="783771" cy="457200"/>
        </a:xfrm>
        <a:prstGeom prst="trapezoid">
          <a:avLst>
            <a:gd name="adj" fmla="val 85714"/>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Aplicación</a:t>
          </a:r>
        </a:p>
      </dsp:txBody>
      <dsp:txXfrm>
        <a:off x="2351314" y="0"/>
        <a:ext cx="783771" cy="457200"/>
      </dsp:txXfrm>
    </dsp:sp>
    <dsp:sp modelId="{B9898D36-12F1-47A8-8F57-2E5BB967A79C}">
      <dsp:nvSpPr>
        <dsp:cNvPr id="0" name=""/>
        <dsp:cNvSpPr/>
      </dsp:nvSpPr>
      <dsp:spPr>
        <a:xfrm>
          <a:off x="1959428" y="457200"/>
          <a:ext cx="1567542" cy="457200"/>
        </a:xfrm>
        <a:prstGeom prst="trapezoid">
          <a:avLst>
            <a:gd name="adj" fmla="val 85714"/>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Presentación</a:t>
          </a:r>
        </a:p>
      </dsp:txBody>
      <dsp:txXfrm>
        <a:off x="2233748" y="457200"/>
        <a:ext cx="1018902" cy="457200"/>
      </dsp:txXfrm>
    </dsp:sp>
    <dsp:sp modelId="{EAB31CA4-1F76-4BB2-82E2-42674CB08765}">
      <dsp:nvSpPr>
        <dsp:cNvPr id="0" name=""/>
        <dsp:cNvSpPr/>
      </dsp:nvSpPr>
      <dsp:spPr>
        <a:xfrm>
          <a:off x="1567542" y="914400"/>
          <a:ext cx="2351314" cy="457200"/>
        </a:xfrm>
        <a:prstGeom prst="trapezoid">
          <a:avLst>
            <a:gd name="adj" fmla="val 85714"/>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Sesión</a:t>
          </a:r>
        </a:p>
      </dsp:txBody>
      <dsp:txXfrm>
        <a:off x="1979022" y="914400"/>
        <a:ext cx="1528354" cy="457200"/>
      </dsp:txXfrm>
    </dsp:sp>
    <dsp:sp modelId="{37B216BD-9CF1-4AFA-88DE-D766BBFF1CE7}">
      <dsp:nvSpPr>
        <dsp:cNvPr id="0" name=""/>
        <dsp:cNvSpPr/>
      </dsp:nvSpPr>
      <dsp:spPr>
        <a:xfrm>
          <a:off x="1175657" y="1371600"/>
          <a:ext cx="3135085" cy="457200"/>
        </a:xfrm>
        <a:prstGeom prst="trapezoid">
          <a:avLst>
            <a:gd name="adj" fmla="val 85714"/>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Trasporte</a:t>
          </a:r>
        </a:p>
      </dsp:txBody>
      <dsp:txXfrm>
        <a:off x="1724297" y="1371600"/>
        <a:ext cx="2037805" cy="457200"/>
      </dsp:txXfrm>
    </dsp:sp>
    <dsp:sp modelId="{D8A1F4FF-5A5D-4ACE-A32A-B3CBB9A3AA87}">
      <dsp:nvSpPr>
        <dsp:cNvPr id="0" name=""/>
        <dsp:cNvSpPr/>
      </dsp:nvSpPr>
      <dsp:spPr>
        <a:xfrm>
          <a:off x="783771" y="1828800"/>
          <a:ext cx="3918857" cy="457200"/>
        </a:xfrm>
        <a:prstGeom prst="trapezoid">
          <a:avLst>
            <a:gd name="adj" fmla="val 85714"/>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Red</a:t>
          </a:r>
        </a:p>
      </dsp:txBody>
      <dsp:txXfrm>
        <a:off x="1469571" y="1828800"/>
        <a:ext cx="2547257" cy="457200"/>
      </dsp:txXfrm>
    </dsp:sp>
    <dsp:sp modelId="{55D98099-2954-404A-A9DC-456F4B6FDDBA}">
      <dsp:nvSpPr>
        <dsp:cNvPr id="0" name=""/>
        <dsp:cNvSpPr/>
      </dsp:nvSpPr>
      <dsp:spPr>
        <a:xfrm>
          <a:off x="391885" y="2286000"/>
          <a:ext cx="4702628" cy="457200"/>
        </a:xfrm>
        <a:prstGeom prst="trapezoid">
          <a:avLst>
            <a:gd name="adj" fmla="val 85714"/>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Enlace </a:t>
          </a:r>
        </a:p>
      </dsp:txBody>
      <dsp:txXfrm>
        <a:off x="1214845" y="2286000"/>
        <a:ext cx="3056708" cy="457200"/>
      </dsp:txXfrm>
    </dsp:sp>
    <dsp:sp modelId="{D9EDE7FE-0C2D-4361-83F6-5054C268C7BA}">
      <dsp:nvSpPr>
        <dsp:cNvPr id="0" name=""/>
        <dsp:cNvSpPr/>
      </dsp:nvSpPr>
      <dsp:spPr>
        <a:xfrm>
          <a:off x="0" y="2743200"/>
          <a:ext cx="5486400" cy="457200"/>
        </a:xfrm>
        <a:prstGeom prst="trapezoid">
          <a:avLst>
            <a:gd name="adj" fmla="val 85714"/>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Físico</a:t>
          </a:r>
        </a:p>
      </dsp:txBody>
      <dsp:txXfrm>
        <a:off x="960119" y="2743200"/>
        <a:ext cx="3566160" cy="457200"/>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7072</Words>
  <Characters>38897</Characters>
  <Application>Microsoft Office Word</Application>
  <DocSecurity>0</DocSecurity>
  <Lines>324</Lines>
  <Paragraphs>91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Elsa Cristina Arenas Martinez</dc:creator>
  <cp:lastModifiedBy>solicitudes.seguro@gmail.com</cp:lastModifiedBy>
  <cp:revision>2</cp:revision>
  <dcterms:created xsi:type="dcterms:W3CDTF">2022-09-20T14:12:00Z</dcterms:created>
  <dcterms:modified xsi:type="dcterms:W3CDTF">2022-09-20T14:12:00Z</dcterms:modified>
</cp:coreProperties>
</file>